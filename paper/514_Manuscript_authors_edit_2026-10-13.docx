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5B7" w:rsidRDefault="0024132C" w:rsidP="00E65881">
      <w:pPr>
        <w:pStyle w:val="Title"/>
        <w:spacing w:line="242" w:lineRule="auto"/>
        <w:ind w:left="0"/>
      </w:pPr>
      <w:r>
        <w:t>Sepsis</w:t>
      </w:r>
      <w:r>
        <w:rPr>
          <w:spacing w:val="-7"/>
        </w:rPr>
        <w:t xml:space="preserve"> </w:t>
      </w:r>
      <w:r>
        <w:t>Prediction</w:t>
      </w:r>
      <w:r>
        <w:rPr>
          <w:spacing w:val="-7"/>
        </w:rPr>
        <w:t xml:space="preserve"> </w:t>
      </w:r>
      <w:r>
        <w:t>Using</w:t>
      </w:r>
      <w:r>
        <w:rPr>
          <w:spacing w:val="-6"/>
        </w:rPr>
        <w:t xml:space="preserve"> </w:t>
      </w:r>
      <w:r>
        <w:t>Machine</w:t>
      </w:r>
      <w:r>
        <w:rPr>
          <w:spacing w:val="-6"/>
        </w:rPr>
        <w:t xml:space="preserve"> </w:t>
      </w:r>
      <w:r>
        <w:t>Learning</w:t>
      </w:r>
      <w:r>
        <w:rPr>
          <w:spacing w:val="-6"/>
        </w:rPr>
        <w:t xml:space="preserve"> </w:t>
      </w:r>
      <w:r>
        <w:t>and</w:t>
      </w:r>
      <w:r>
        <w:rPr>
          <w:spacing w:val="-7"/>
        </w:rPr>
        <w:t xml:space="preserve"> </w:t>
      </w:r>
      <w:r>
        <w:t>Deep Learning with Digital Twin Integration</w:t>
      </w:r>
    </w:p>
    <w:p w:rsidR="006C35B7" w:rsidRDefault="006C35B7">
      <w:pPr>
        <w:pStyle w:val="BodyText"/>
        <w:spacing w:before="124"/>
        <w:rPr>
          <w:b/>
          <w:sz w:val="36"/>
        </w:rPr>
      </w:pPr>
    </w:p>
    <w:p w:rsidR="006C35B7" w:rsidRDefault="00E65881" w:rsidP="00D970DD">
      <w:pPr>
        <w:spacing w:before="1"/>
        <w:ind w:left="296" w:right="230"/>
        <w:jc w:val="center"/>
        <w:rPr>
          <w:sz w:val="28"/>
          <w:szCs w:val="28"/>
          <w:vertAlign w:val="superscript"/>
        </w:rPr>
      </w:pPr>
      <w:commentRangeStart w:id="0"/>
      <w:r>
        <w:rPr>
          <w:sz w:val="28"/>
          <w:szCs w:val="28"/>
        </w:rPr>
        <w:t xml:space="preserve">Reeja S R</w:t>
      </w:r>
      <w:r>
        <w:rPr>
          <w:sz w:val="28"/>
          <w:szCs w:val="28"/>
          <w:vertAlign w:val="superscript"/>
        </w:rPr>
        <w:t>1,a),</w:t>
      </w:r>
      <w:r>
        <w:rPr>
          <w:sz w:val="28"/>
          <w:szCs w:val="28"/>
        </w:rPr>
        <w:t xml:space="preserve"> Ashwin Nair</w:t>
      </w:r>
      <w:r>
        <w:rPr>
          <w:sz w:val="28"/>
          <w:szCs w:val="28"/>
          <w:vertAlign w:val="superscript"/>
        </w:rPr>
        <w:t xml:space="preserve">2,b)</w:t>
      </w:r>
      <w:r>
        <w:rPr>
          <w:sz w:val="28"/>
          <w:szCs w:val="28"/>
        </w:rPr>
        <w:t xml:space="preserve">, Anjith Thomas Jose</w:t>
      </w:r>
      <w:r>
        <w:rPr>
          <w:sz w:val="28"/>
          <w:szCs w:val="28"/>
          <w:vertAlign w:val="superscript"/>
        </w:rPr>
        <w:t xml:space="preserve">3,c)</w:t>
      </w:r>
      <w:r>
        <w:rPr>
          <w:sz w:val="28"/>
          <w:szCs w:val="28"/>
        </w:rPr>
        <w:t xml:space="preserve">, Abin Binu</w:t>
      </w:r>
      <w:r>
        <w:rPr>
          <w:sz w:val="28"/>
          <w:szCs w:val="28"/>
          <w:vertAlign w:val="superscript"/>
        </w:rPr>
        <w:t xml:space="preserve">4,d)</w:t>
      </w:r>
      <w:r>
        <w:rPr>
          <w:sz w:val="28"/>
          <w:szCs w:val="28"/>
        </w:rPr>
        <w:t xml:space="preserve">, and</w:t>
      </w:r>
      <w:r>
        <w:rPr>
          <w:spacing w:val="-2"/>
          <w:sz w:val="28"/>
          <w:szCs w:val="28"/>
        </w:rPr>
        <w:t xml:space="preserve"> </w:t>
      </w:r>
      <w:r>
        <w:rPr>
          <w:sz w:val="28"/>
          <w:szCs w:val="28"/>
        </w:rPr>
        <w:t>Atharva</w:t>
      </w:r>
      <w:r>
        <w:rPr>
          <w:spacing w:val="-1"/>
          <w:sz w:val="28"/>
          <w:szCs w:val="28"/>
        </w:rPr>
        <w:t xml:space="preserve"> </w:t>
      </w:r>
      <w:r>
        <w:rPr>
          <w:spacing w:val="-2"/>
          <w:sz w:val="28"/>
          <w:szCs w:val="28"/>
        </w:rPr>
        <w:t>Gore</w:t>
      </w:r>
      <w:r>
        <w:rPr>
          <w:sz w:val="28"/>
          <w:szCs w:val="28"/>
          <w:vertAlign w:val="superscript"/>
        </w:rPr>
        <w:t>5,e)</w:t>
      </w:r>
      <w:commentRangeEnd w:id="0"/>
      <w:r>
        <w:commentReference w:id="0"/>
      </w:r>
    </w:p>
    <w:p w:rsidR="00D970DD" w:rsidRPr="00D970DD" w:rsidRDefault="00D970DD" w:rsidP="00D970DD">
      <w:pPr>
        <w:spacing w:before="1"/>
        <w:ind w:left="296" w:right="230"/>
        <w:jc w:val="center"/>
        <w:rPr>
          <w:sz w:val="28"/>
          <w:szCs w:val="28"/>
        </w:rPr>
      </w:pPr>
    </w:p>
    <w:p w:rsidR="00205E79" w:rsidRPr="00960A4B" w:rsidRDefault="00205E79" w:rsidP="00205E79">
      <w:pPr>
        <w:pStyle w:val="AuthorName"/>
        <w:spacing w:before="0" w:after="0"/>
        <w:rPr>
          <w:sz w:val="20"/>
          <w:lang w:val="en-GB" w:eastAsia="en-GB"/>
        </w:rPr>
      </w:pPr>
      <w:r>
        <w:rPr>
          <w:sz w:val="20"/>
          <w:lang w:val="en-GB" w:eastAsia="en-GB"/>
        </w:rPr>
        <w:t xml:space="preserve">Author Affiliations </w:t>
      </w:r>
    </w:p>
    <w:p w:rsidR="00D970DD" w:rsidRDefault="00205E79" w:rsidP="00205E79">
      <w:pPr>
        <w:pStyle w:val="BodyText"/>
        <w:jc w:val="center"/>
      </w:pPr>
      <w:r>
        <w:rPr>
          <w:iCs/>
          <w:vertAlign w:val="superscript"/>
        </w:rPr>
        <w:t>1,2,3,4,5</w:t>
      </w:r>
      <w:r>
        <w:rPr>
          <w:sz w:val="18"/>
          <w:szCs w:val="18"/>
        </w:rPr>
        <w:t xml:space="preserve"> </w:t>
      </w:r>
      <w:r>
        <w:t xml:space="preserve">VIT-AP University </w:t>
        <w:br/>
        <w:t>Amaravathi, Andhra Pradesh, India.</w:t>
      </w:r>
    </w:p>
    <w:p w:rsidR="00205E79" w:rsidRDefault="00205E79" w:rsidP="00205E79">
      <w:pPr>
        <w:pStyle w:val="BodyText"/>
        <w:spacing w:before="112"/>
        <w:jc w:val="center"/>
        <w:rPr>
          <w:i/>
        </w:rPr>
      </w:pPr>
    </w:p>
    <w:p w:rsidR="00205E79" w:rsidRPr="00205E79" w:rsidRDefault="00205E79">
      <w:pPr>
        <w:spacing w:before="1" w:line="242" w:lineRule="auto"/>
        <w:ind w:left="2524" w:right="2237"/>
        <w:jc w:val="center"/>
        <w:rPr>
          <w:i/>
          <w:iCs/>
          <w:sz w:val="20"/>
          <w:szCs w:val="20"/>
        </w:rPr>
      </w:pPr>
      <w:r>
        <w:rPr>
          <w:i/>
          <w:iCs/>
          <w:sz w:val="20"/>
          <w:szCs w:val="20"/>
        </w:rPr>
        <w:t xml:space="preserve">Author Emails </w:t>
      </w:r>
    </w:p>
    <w:p w:rsidR="00205E79" w:rsidRPr="00157F3B" w:rsidRDefault="00205E79">
      <w:pPr>
        <w:spacing w:before="1" w:line="242" w:lineRule="auto"/>
        <w:ind w:left="2524" w:right="2237"/>
        <w:jc w:val="center"/>
        <w:rPr>
          <w:sz w:val="20"/>
          <w:szCs w:val="20"/>
        </w:rPr>
      </w:pPr>
      <w:r>
        <w:rPr>
          <w:iCs/>
          <w:sz w:val="20"/>
          <w:szCs w:val="20"/>
          <w:vertAlign w:val="superscript"/>
        </w:rPr>
        <w:t xml:space="preserve">a) </w:t>
      </w:r>
      <w:r>
        <w:rPr>
          <w:iCs/>
          <w:sz w:val="20"/>
          <w:szCs w:val="20"/>
        </w:rPr>
        <w:t xml:space="preserve">Corresponding author: </w:t>
      </w:r>
      <w:hyperlink r:id="rId6" w:history="1">
        <w:r>
          <w:rPr>
            <w:rStyle w:val="Hyperlink"/>
            <w:iCs/>
            <w:sz w:val="20"/>
            <w:szCs w:val="20"/>
          </w:rPr>
          <w:t>reeja.sr@vitap.ac.in</w:t>
        </w:r>
      </w:hyperlink>
    </w:p>
    <w:p w:rsidR="00157F3B" w:rsidRDefault="00157F3B">
      <w:pPr>
        <w:spacing w:before="1" w:line="242" w:lineRule="auto"/>
        <w:ind w:left="2524" w:right="2237"/>
        <w:jc w:val="center"/>
        <w:rPr>
          <w:i/>
          <w:iCs/>
          <w:color w:val="0000FF"/>
          <w:sz w:val="20"/>
          <w:szCs w:val="20"/>
          <w:u w:val="single" w:color="0000FF"/>
        </w:rPr>
      </w:pPr>
      <w:r>
        <w:rPr>
          <w:i/>
          <w:iCs/>
          <w:sz w:val="20"/>
          <w:szCs w:val="20"/>
        </w:rPr>
        <w:t>ᵇ)</w:t>
      </w:r>
      <w:r>
        <w:fldChar w:fldCharType="begin"/>
        <w:instrText xml:space="preserve"> HYPERLINK "mailto:ashwin.22bce7968@vitapstudent.ac.in" </w:instrText>
        <w:fldChar w:fldCharType="separate"/>
      </w:r>
      <w:r>
        <w:rPr>
          <w:rStyle w:val="Hyperlink"/>
          <w:i/>
          <w:iCs/>
          <w:sz w:val="20"/>
          <w:szCs w:val="20"/>
        </w:rPr>
        <w:t xml:space="preserve">ashwin.22bce7968@vitapstudent.ac.in</w:t>
      </w:r>
      <w:r>
        <w:fldChar w:fldCharType="end"/>
      </w:r>
    </w:p>
    <w:p w:rsidR="00157F3B" w:rsidRPr="00157F3B" w:rsidRDefault="0024132C" w:rsidP="00157F3B">
      <w:pPr>
        <w:spacing w:before="1" w:line="242" w:lineRule="auto"/>
        <w:ind w:left="2524" w:right="2237"/>
        <w:jc w:val="center"/>
        <w:rPr>
          <w:i/>
          <w:iCs/>
          <w:color w:val="0000FF"/>
          <w:sz w:val="20"/>
          <w:szCs w:val="20"/>
          <w:u w:val="single" w:color="0000FF"/>
        </w:rPr>
      </w:pPr>
      <w:r>
        <w:rPr>
          <w:i/>
          <w:iCs/>
          <w:color w:val="0000FF"/>
          <w:sz w:val="20"/>
          <w:szCs w:val="20"/>
        </w:rPr>
        <w:t xml:space="preserve"> </w:t>
      </w:r>
      <w:bookmarkStart w:id="0" w:name="_Hlk217033435"/>
      <w:r>
        <w:rPr>
          <w:i/>
          <w:iCs/>
          <w:sz w:val="20"/>
          <w:szCs w:val="20"/>
        </w:rPr>
        <w:t xml:space="preserve"> </w:t>
      </w:r>
      <w:bookmarkEnd w:id="0"/>
      <w:r>
        <w:rPr>
          <w:i/>
          <w:iCs/>
          <w:sz w:val="20"/>
          <w:szCs w:val="20"/>
        </w:rPr>
        <w:t>ᶜ)</w:t>
      </w:r>
      <w:r>
        <w:fldChar w:fldCharType="begin"/>
        <w:instrText xml:space="preserve"> HYPERLINK "mailto:anjith.22bce7289@vitapstudent.ac.in" </w:instrText>
        <w:fldChar w:fldCharType="separate"/>
      </w:r>
      <w:r>
        <w:rPr>
          <w:rStyle w:val="Hyperlink"/>
          <w:i/>
          <w:iCs/>
          <w:sz w:val="20"/>
          <w:szCs w:val="20"/>
        </w:rPr>
        <w:t xml:space="preserve">anjith.22bce7289@vitapstudent.ac.in</w:t>
      </w:r>
      <w:r>
        <w:fldChar w:fldCharType="end"/>
      </w:r>
    </w:p>
    <w:p w:rsidR="006C35B7" w:rsidRDefault="00157F3B" w:rsidP="00157F3B">
      <w:pPr>
        <w:spacing w:line="227" w:lineRule="exact"/>
        <w:ind w:left="296" w:right="12"/>
        <w:rPr>
          <w:i/>
          <w:iCs/>
          <w:sz w:val="20"/>
          <w:szCs w:val="20"/>
        </w:rPr>
      </w:pPr>
      <w:r>
        <w:rPr>
          <w:i/>
          <w:iCs/>
          <w:sz w:val="20"/>
          <w:szCs w:val="20"/>
        </w:rPr>
        <w:t xml:space="preserve"> </w:t>
        <w:tab/>
        <w:tab/>
        <w:tab/>
        <w:tab/>
        <w:t xml:space="preserve">          ᵈ)</w:t>
      </w:r>
      <w:r>
        <w:fldChar w:fldCharType="begin"/>
        <w:instrText xml:space="preserve"> HYPERLINK "mailto:binu.22bce9401@vitapstudent.ac.in" </w:instrText>
        <w:fldChar w:fldCharType="separate"/>
      </w:r>
      <w:r>
        <w:rPr>
          <w:rStyle w:val="Hyperlink"/>
          <w:i/>
          <w:iCs/>
          <w:spacing w:val="-2"/>
          <w:sz w:val="20"/>
          <w:szCs w:val="20"/>
        </w:rPr>
        <w:t xml:space="preserve">binu.22bce9401@vitapstudent.ac.in</w:t>
      </w:r>
      <w:r>
        <w:fldChar w:fldCharType="end"/>
      </w:r>
    </w:p>
    <w:p w:rsidR="006C35B7" w:rsidRDefault="00157F3B">
      <w:pPr>
        <w:ind w:left="296" w:right="11"/>
        <w:jc w:val="center"/>
        <w:rPr>
          <w:i/>
          <w:iCs/>
          <w:sz w:val="20"/>
          <w:szCs w:val="20"/>
        </w:rPr>
      </w:pPr>
      <w:r>
        <w:rPr>
          <w:i/>
          <w:iCs/>
          <w:sz w:val="20"/>
          <w:szCs w:val="20"/>
          <w:vertAlign w:val="superscript"/>
        </w:rPr>
        <w:t>e</w:t>
      </w:r>
      <w:r>
        <w:rPr>
          <w:i/>
          <w:iCs/>
          <w:sz w:val="20"/>
          <w:szCs w:val="20"/>
        </w:rPr>
        <w:t>)</w:t>
      </w:r>
      <w:r>
        <w:fldChar w:fldCharType="begin"/>
        <w:instrText>HYPERLINK "mailto:atharva.22bce9298@vitapstudent.ac.in"</w:instrText>
        <w:fldChar w:fldCharType="separate"/>
      </w:r>
      <w:r>
        <w:rPr>
          <w:rStyle w:val="Hyperlink"/>
          <w:i/>
          <w:iCs/>
          <w:spacing w:val="-2"/>
          <w:sz w:val="20"/>
          <w:szCs w:val="20"/>
        </w:rPr>
        <w:t>atharva.22bce9298@vitapstudent.ac.in</w:t>
      </w:r>
      <w:r>
        <w:fldChar w:fldCharType="end"/>
      </w:r>
    </w:p>
    <w:p w:rsidR="006C35B7" w:rsidRDefault="006C35B7">
      <w:pPr>
        <w:pStyle w:val="BodyText"/>
        <w:spacing w:before="79"/>
        <w:rPr>
          <w:i/>
          <w:sz w:val="18"/>
        </w:rPr>
      </w:pPr>
    </w:p>
    <w:p w:rsidR="006C35B7" w:rsidRPr="003C1A56" w:rsidRDefault="0024132C" w:rsidP="00157F3B">
      <w:pPr>
        <w:spacing w:before="360" w:after="360"/>
        <w:ind w:left="113" w:right="113"/>
        <w:jc w:val="both"/>
        <w:rPr>
          <w:spacing w:val="-2"/>
          <w:sz w:val="18"/>
        </w:rPr>
      </w:pPr>
      <w:r>
        <w:rPr>
          <w:b/>
          <w:sz w:val="18"/>
          <w:szCs w:val="18"/>
        </w:rPr>
        <w:t>Abstract</w:t>
      </w:r>
      <w:r>
        <w:rPr>
          <w:rFonts w:ascii="Calibri"/>
        </w:rPr>
        <w:t xml:space="preserve">. </w:t>
      </w:r>
      <w:r>
        <w:rPr>
          <w:sz w:val="18"/>
        </w:rPr>
        <w:t xml:space="preserve">Sepsis is a life-threatening condition characterized by a dysregulated host response to infection and remains a major cause of mortality in intensive care units worldwide. Early detection of sepsis is challenging due to its heterogeneous clinical presentation and rapid progression. Traditional clinical scoring systems rely on static thresholds and often fail to capture complex temporal patterns present in intensive care unit data. In this work, we propose a comprehensive sepsis prediction framework that integrates machine learning and deep learning models with a Digital Twin architecture for </w:t>
      </w:r>
      <w:del w:id="30002" w:author="Ashwin Nair" w:date="2026-10-13T19:00:00Z">
        <w:r>
          <w:rPr>
            <w:sz w:val="18"/>
          </w:rPr>
          <w:delText xml:space="preserve">continuous</w:delText>
        </w:r>
      </w:del>
      <w:ins w:id="30003" w:author="Ashwin Nair" w:date="2026-10-13T19:00:00Z">
        <w:r>
          <w:rPr>
            <w:sz w:val="18"/>
          </w:rPr>
          <w:t xml:space="preserve">hourly</w:t>
        </w:r>
      </w:ins>
      <w:r>
        <w:rPr>
          <w:spacing w:val="-10"/>
          <w:sz w:val="18"/>
        </w:rPr>
        <w:t xml:space="preserve"> </w:t>
      </w:r>
      <w:r>
        <w:rPr>
          <w:sz w:val="18"/>
        </w:rPr>
        <w:t>patient</w:t>
      </w:r>
      <w:r>
        <w:rPr>
          <w:spacing w:val="-10"/>
          <w:sz w:val="18"/>
        </w:rPr>
        <w:t xml:space="preserve"> </w:t>
      </w:r>
      <w:r>
        <w:rPr>
          <w:sz w:val="18"/>
        </w:rPr>
        <w:t>monitoring.</w:t>
      </w:r>
      <w:r>
        <w:rPr>
          <w:spacing w:val="-9"/>
          <w:sz w:val="18"/>
        </w:rPr>
        <w:t xml:space="preserve"> </w:t>
      </w:r>
      <w:r>
        <w:rPr>
          <w:sz w:val="18"/>
        </w:rPr>
        <w:t>The</w:t>
      </w:r>
      <w:r>
        <w:rPr>
          <w:spacing w:val="-10"/>
          <w:sz w:val="18"/>
        </w:rPr>
        <w:t xml:space="preserve"> </w:t>
      </w:r>
      <w:r>
        <w:rPr>
          <w:sz w:val="18"/>
        </w:rPr>
        <w:t>proposed</w:t>
      </w:r>
      <w:r>
        <w:rPr>
          <w:spacing w:val="-10"/>
          <w:sz w:val="18"/>
        </w:rPr>
        <w:t xml:space="preserve"> </w:t>
      </w:r>
      <w:r>
        <w:rPr>
          <w:sz w:val="18"/>
        </w:rPr>
        <w:t>system</w:t>
      </w:r>
      <w:r>
        <w:rPr>
          <w:spacing w:val="-10"/>
          <w:sz w:val="18"/>
        </w:rPr>
        <w:t xml:space="preserve"> </w:t>
      </w:r>
      <w:r>
        <w:rPr>
          <w:sz w:val="18"/>
        </w:rPr>
        <w:t>leverages</w:t>
      </w:r>
      <w:r>
        <w:rPr>
          <w:spacing w:val="-10"/>
          <w:sz w:val="18"/>
        </w:rPr>
        <w:t xml:space="preserve"> </w:t>
      </w:r>
      <w:r>
        <w:rPr>
          <w:sz w:val="18"/>
        </w:rPr>
        <w:t>multivariate</w:t>
      </w:r>
      <w:r>
        <w:rPr>
          <w:spacing w:val="-10"/>
          <w:sz w:val="18"/>
        </w:rPr>
        <w:t xml:space="preserve"> </w:t>
      </w:r>
      <w:r>
        <w:rPr>
          <w:sz w:val="18"/>
        </w:rPr>
        <w:t>time-series</w:t>
      </w:r>
      <w:r>
        <w:rPr>
          <w:spacing w:val="-10"/>
          <w:sz w:val="18"/>
        </w:rPr>
        <w:t xml:space="preserve"> </w:t>
      </w:r>
      <w:r>
        <w:rPr>
          <w:sz w:val="18"/>
        </w:rPr>
        <w:t>data</w:t>
      </w:r>
      <w:r>
        <w:rPr>
          <w:spacing w:val="-9"/>
          <w:sz w:val="18"/>
        </w:rPr>
        <w:t xml:space="preserve"> </w:t>
      </w:r>
      <w:r>
        <w:rPr>
          <w:sz w:val="18"/>
        </w:rPr>
        <w:t>to</w:t>
      </w:r>
      <w:r>
        <w:rPr>
          <w:spacing w:val="-10"/>
          <w:sz w:val="18"/>
        </w:rPr>
        <w:t xml:space="preserve"> </w:t>
      </w:r>
      <w:del w:id="30007" w:author="Ashwin Nair" w:date="2026-10-13T19:00:00Z">
        <w:r>
          <w:rPr>
            <w:sz w:val="18"/>
          </w:rPr>
          <w:delText>predict</w:delText>
        </w:r>
      </w:del>
      <w:ins w:id="30008" w:author="Ashwin Nair" w:date="2026-10-13T19:00:00Z">
        <w:r>
          <w:rPr>
            <w:sz w:val="18"/>
          </w:rPr>
          <w:t xml:space="preserve">estimate the risk that</w:t>
        </w:r>
      </w:ins>
      <w:r>
        <w:rPr>
          <w:spacing w:val="-9"/>
          <w:sz w:val="18"/>
        </w:rPr>
        <w:t xml:space="preserve"> </w:t>
      </w:r>
      <w:r>
        <w:rPr>
          <w:sz w:val="18"/>
        </w:rPr>
        <w:t>sepsis</w:t>
      </w:r>
      <w:r>
        <w:rPr>
          <w:spacing w:val="-10"/>
          <w:sz w:val="18"/>
        </w:rPr>
        <w:t xml:space="preserve"> </w:t>
      </w:r>
      <w:del w:id="30005" w:author="Ashwin Nair" w:date="2026-10-13T19:00:00Z">
        <w:r>
          <w:rPr>
            <w:sz w:val="18"/>
          </w:rPr>
          <w:delText>risk</w:delText>
        </w:r>
        <w:r>
          <w:rPr>
            <w:spacing w:val="-11"/>
            <w:sz w:val="18"/>
          </w:rPr>
          <w:delText xml:space="preserve"> </w:delText>
        </w:r>
        <w:r>
          <w:rPr>
            <w:sz w:val="18"/>
          </w:rPr>
          <w:delText>several</w:delText>
        </w:r>
      </w:del>
      <w:ins w:id="30006" w:author="Ashwin Nair" w:date="2026-10-13T19:00:00Z">
        <w:r>
          <w:rPr>
            <w:sz w:val="18"/>
          </w:rPr>
          <w:t xml:space="preserve">onset occurs within the next 6</w:t>
        </w:r>
      </w:ins>
      <w:r>
        <w:rPr>
          <w:spacing w:val="-9"/>
          <w:sz w:val="18"/>
        </w:rPr>
        <w:t xml:space="preserve"> </w:t>
      </w:r>
      <w:r>
        <w:rPr>
          <w:sz w:val="18"/>
        </w:rPr>
        <w:t xml:space="preserve">hours</w:t>
      </w:r>
      <w:del w:id="30004" w:author="Ashwin Nair" w:date="2026-10-13T19:00:00Z">
        <w:r>
          <w:rPr>
            <w:sz w:val="18"/>
          </w:rPr>
          <w:delText xml:space="preserve"> before onset</w:delText>
        </w:r>
      </w:del>
      <w:r>
        <w:rPr>
          <w:sz w:val="18"/>
        </w:rPr>
        <w:t xml:space="preserve"> while providing </w:t>
      </w:r>
      <w:r>
        <w:rPr>
          <w:sz w:val="18"/>
        </w:rPr>
        <w:t xml:space="preserve">hourly</w:t>
      </w:r>
      <w:r>
        <w:rPr>
          <w:sz w:val="18"/>
        </w:rPr>
        <w:t xml:space="preserve"> risk trajectories to support clinical decision-making. Multiple predictive models, including classical machine learning algorithms and deep learning architectures such as LSTM, GRU-D, CNN-LSTM, and Transformer models, are evaluated and compared. </w:t>
      </w:r>
      <w:r>
        <w:rPr>
          <w:sz w:val="18"/>
        </w:rPr>
        <w:t xml:space="preserve">Feature attributions (TreeSHAP) are computed for tree-based models to aid interpretation.</w:t>
      </w:r>
      <w:r>
        <w:rPr>
          <w:sz w:val="18"/>
        </w:rPr>
        <w:t xml:space="preserve"> The Digital Twin framework </w:t>
      </w:r>
      <w:r>
        <w:rPr>
          <w:sz w:val="18"/>
        </w:rPr>
        <w:t xml:space="preserve">visualizes</w:t>
      </w:r>
      <w:r>
        <w:rPr>
          <w:sz w:val="18"/>
        </w:rPr>
        <w:t xml:space="preserve"> patient risk </w:t>
      </w:r>
      <w:r>
        <w:rPr>
          <w:sz w:val="18"/>
        </w:rPr>
        <w:t xml:space="preserve">hour by hour, which could support</w:t>
      </w:r>
      <w:r>
        <w:rPr>
          <w:sz w:val="18"/>
        </w:rPr>
        <w:t xml:space="preserve"> early intervention. </w:t>
      </w:r>
      <w:r>
        <w:rPr>
          <w:sz w:val="18"/>
        </w:rPr>
        <w:t xml:space="preserve">Under a leakage-safe protocol (patient-level split, post-onset hours removed, preprocessing fitted on training patients only), eleven models reach a test AUROC of 0.696–0.787 for sepsis onset within 6 hours on 14,057 ICU stays, and deep sequence models perform comparably to gradient boosting. We further add a privacy-preserving surveillance layer in which hospitals share only noisy daily counts of high-risk alerts and viral positives; in a simulated 12-hospital network driven by real ICU risk scores and a real CDC influenza series, pooled signals detected all simulated outbreaks 3–4 days earlier than a single hospital.</w:t>
      </w:r>
    </w:p>
    <w:p w:rsidR="006C35B7" w:rsidRDefault="0024132C" w:rsidP="00157F3B">
      <w:pPr>
        <w:rPr>
          <w:sz w:val="18"/>
        </w:rPr>
      </w:pPr>
      <w:r>
        <w:rPr>
          <w:b/>
          <w:sz w:val="18"/>
        </w:rPr>
        <w:t>Index Terms</w:t>
      </w:r>
      <w:r>
        <w:rPr>
          <w:sz w:val="18"/>
        </w:rPr>
        <w:t>—Sepsis Prediction, Digital Twin, Machine Learning, Deep Learning, LSTM, Explainable AI, Clinical Decision Support</w:t>
      </w:r>
      <w:r>
        <w:rPr>
          <w:sz w:val="18"/>
        </w:rPr>
        <w:t xml:space="preserve">, Syndromic Surveillance, </w:t>
      </w:r>
      <w:del w:id="30009" w:author="Ashwin Nair" w:date="2026-10-13T19:00:00Z">
        <w:r>
          <w:rPr>
            <w:sz w:val="18"/>
          </w:rPr>
          <w:delText xml:space="preserve">Differential Privacy</w:delText>
        </w:r>
      </w:del>
      <w:ins w:id="30010" w:author="Ashwin Nair" w:date="2026-10-13T19:00:00Z">
        <w:r>
          <w:rPr>
            <w:sz w:val="18"/>
          </w:rPr>
          <w:t xml:space="preserve">Privacy-Preserving Aggregation</w:t>
        </w:r>
      </w:ins>
    </w:p>
    <w:p w:rsidR="00157F3B" w:rsidRDefault="00157F3B" w:rsidP="00157F3B">
      <w:pPr>
        <w:pStyle w:val="Heading1"/>
        <w:tabs>
          <w:tab w:val="left" w:pos="661"/>
        </w:tabs>
        <w:ind w:left="0" w:firstLine="0"/>
        <w:rPr>
          <w:spacing w:val="-2"/>
        </w:rPr>
      </w:pPr>
    </w:p>
    <w:p w:rsidR="006C35B7" w:rsidRDefault="0024132C" w:rsidP="00157F3B">
      <w:pPr>
        <w:pStyle w:val="Heading1"/>
        <w:tabs>
          <w:tab w:val="left" w:pos="661"/>
        </w:tabs>
        <w:ind w:left="0" w:firstLine="0"/>
        <w:jc w:val="center"/>
        <w:rPr>
          <w:spacing w:val="-2"/>
        </w:rPr>
      </w:pPr>
      <w:r>
        <w:rPr>
          <w:spacing w:val="-2"/>
        </w:rPr>
        <w:t>INTRODUCTION</w:t>
      </w:r>
    </w:p>
    <w:p w:rsidR="00157F3B" w:rsidRDefault="00157F3B" w:rsidP="00157F3B">
      <w:pPr>
        <w:pStyle w:val="Heading1"/>
        <w:tabs>
          <w:tab w:val="left" w:pos="661"/>
        </w:tabs>
        <w:ind w:left="0" w:firstLine="0"/>
        <w:jc w:val="center"/>
      </w:pPr>
    </w:p>
    <w:p w:rsidR="006C35B7" w:rsidRDefault="0024132C" w:rsidP="00157F3B">
      <w:pPr>
        <w:pStyle w:val="BodyText"/>
        <w:ind w:firstLine="113"/>
        <w:jc w:val="both"/>
      </w:pPr>
      <w:r>
        <w:t>Sepsis is a major global health challenge that arises from an extreme immune response to infection and</w:t>
      </w:r>
      <w:r>
        <w:rPr>
          <w:spacing w:val="-9"/>
        </w:rPr>
        <w:t xml:space="preserve"> </w:t>
      </w:r>
      <w:r>
        <w:t>frequently</w:t>
      </w:r>
      <w:r>
        <w:rPr>
          <w:spacing w:val="-9"/>
        </w:rPr>
        <w:t xml:space="preserve"> </w:t>
      </w:r>
      <w:r>
        <w:t>progresses</w:t>
      </w:r>
      <w:r>
        <w:rPr>
          <w:spacing w:val="-8"/>
        </w:rPr>
        <w:t xml:space="preserve"> </w:t>
      </w:r>
      <w:r>
        <w:t>to</w:t>
      </w:r>
      <w:r>
        <w:rPr>
          <w:spacing w:val="-9"/>
        </w:rPr>
        <w:t xml:space="preserve"> </w:t>
      </w:r>
      <w:r>
        <w:t>organ</w:t>
      </w:r>
      <w:r>
        <w:rPr>
          <w:spacing w:val="-9"/>
        </w:rPr>
        <w:t xml:space="preserve"> </w:t>
      </w:r>
      <w:r>
        <w:t>dysfunction</w:t>
      </w:r>
      <w:r>
        <w:rPr>
          <w:spacing w:val="-9"/>
        </w:rPr>
        <w:t xml:space="preserve"> </w:t>
      </w:r>
      <w:r>
        <w:t>and</w:t>
      </w:r>
      <w:r>
        <w:rPr>
          <w:spacing w:val="-8"/>
        </w:rPr>
        <w:t xml:space="preserve"> </w:t>
      </w:r>
      <w:r>
        <w:t>high</w:t>
      </w:r>
      <w:r>
        <w:rPr>
          <w:spacing w:val="-9"/>
        </w:rPr>
        <w:t xml:space="preserve"> </w:t>
      </w:r>
      <w:r>
        <w:t>mortality.</w:t>
      </w:r>
      <w:r>
        <w:rPr>
          <w:spacing w:val="-9"/>
        </w:rPr>
        <w:t xml:space="preserve"> </w:t>
      </w:r>
      <w:r>
        <w:t>Clinical</w:t>
      </w:r>
      <w:r>
        <w:rPr>
          <w:spacing w:val="-9"/>
        </w:rPr>
        <w:t xml:space="preserve"> </w:t>
      </w:r>
      <w:r>
        <w:t>studies</w:t>
      </w:r>
      <w:r>
        <w:rPr>
          <w:spacing w:val="-10"/>
        </w:rPr>
        <w:t xml:space="preserve"> </w:t>
      </w:r>
      <w:r>
        <w:t>have</w:t>
      </w:r>
      <w:r>
        <w:rPr>
          <w:spacing w:val="-10"/>
        </w:rPr>
        <w:t xml:space="preserve"> </w:t>
      </w:r>
      <w:r>
        <w:t xml:space="preserve">consistently shown that patient survival decreases significantly with every hour of delayed diagnosis and treatment, making early detection a critical priority in intensive care units. Despite advances in critical care, the heterogeneous presentation of sepsis continues to complicate timely recognition, particularly during early stages when symptoms are subtle and nonspecific [1], [2], [12].</w:t>
      </w:r>
    </w:p>
    <w:p w:rsidR="006C35B7" w:rsidRDefault="006C35B7">
      <w:pPr>
        <w:pStyle w:val="BodyText"/>
        <w:spacing w:before="12"/>
      </w:pPr>
    </w:p>
    <w:p w:rsidR="006C35B7" w:rsidRDefault="0024132C" w:rsidP="00097689">
      <w:pPr>
        <w:pStyle w:val="BodyText"/>
        <w:ind w:firstLine="113"/>
        <w:jc w:val="both"/>
      </w:pPr>
      <w:r>
        <w:t xml:space="preserve">Modern hospitals generate continuous streams of physiological and clinical data, including vital signs, laboratory measurements, and device outputs. However, manual monitoring and traditional rule-based scoring systems such as SIRS and SOFA are often insufficient to identify complex, multivariate temporal patterns that precede sepsis onset. Machine learning and deep learning techniques provide the capability to analyze high-dimensional ICU data and detect early warning signals that are difficult to capture using conventional approaches </w:t>
      </w:r>
      <w:del w:id="30021" w:author="Ashwin Nair" w:date="2026-10-13T19:00:00Z">
        <w:r>
          <w:delText xml:space="preserve">[4],</w:delText>
        </w:r>
      </w:del>
      <w:ins w:id="30022" w:author="Ashwin Nair" w:date="2026-10-13T19:00:00Z">
        <w:r>
          <w:t xml:space="preserve">[5],</w:t>
        </w:r>
      </w:ins>
      <w:r>
        <w:t xml:space="preserve"> [6], [7].</w:t>
      </w:r>
    </w:p>
    <w:p w:rsidR="006C35B7" w:rsidRDefault="006C35B7" w:rsidP="00097689">
      <w:pPr>
        <w:pStyle w:val="BodyText"/>
        <w:ind w:firstLine="113"/>
        <w:jc w:val="both"/>
      </w:pPr>
    </w:p>
    <w:p w:rsidR="006C35B7" w:rsidRDefault="0024132C" w:rsidP="00097689">
      <w:pPr>
        <w:pStyle w:val="BodyText"/>
        <w:ind w:firstLine="113"/>
        <w:jc w:val="both"/>
      </w:pPr>
      <w:r>
        <w:t xml:space="preserve">In this work, we propose an end-to-end framework that integrates multiple machine learning and deep learning models within a Digital Twin system. The Digital Twin functions as a dynamic, data- driven virtual representation of a patient whose state is continuously updated as new data becomes available. </w:t>
      </w:r>
      <w:r>
        <w:t xml:space="preserve">By combining predictive modeling with hourly risk trajectories and a clinician-facing dashboard, the proposed system is designed to give clinicians early alerts and context to support decision-making [11], [13]; its effect on patient outcomes has not been evaluated.</w:t>
      </w:r>
      <w:r>
        <w:t xml:space="preserve"> We further extend the framework to multi-hospital surveillance, in which hospitals share only privacy-protected daily counts of high-risk alerts and viral test positives for early regional outbreak warning.</w:t>
      </w:r>
    </w:p>
    <w:p w:rsidR="006C35B7" w:rsidRDefault="006C35B7">
      <w:pPr>
        <w:pStyle w:val="BodyText"/>
        <w:spacing w:line="256" w:lineRule="auto"/>
        <w:sectPr w:rsidR="006C35B7">
          <w:type w:val="continuous"/>
          <w:pgSz w:w="11910" w:h="16840"/>
          <w:pgMar w:top="1340" w:right="1275" w:bottom="280" w:left="992" w:header="720" w:footer="720" w:gutter="0"/>
          <w:cols w:space="720"/>
        </w:sectPr>
      </w:pPr>
    </w:p>
    <w:p w:rsidR="006C35B7" w:rsidRDefault="0024132C" w:rsidP="00097689">
      <w:pPr>
        <w:pStyle w:val="Heading1"/>
        <w:tabs>
          <w:tab w:val="left" w:pos="661"/>
        </w:tabs>
        <w:ind w:left="0" w:firstLine="0"/>
        <w:jc w:val="center"/>
        <w:rPr>
          <w:spacing w:val="-2"/>
        </w:rPr>
      </w:pPr>
      <w:r>
        <w:rPr>
          <w:spacing w:val="-2"/>
        </w:rPr>
        <w:lastRenderedPageBreak/>
        <w:t>LITERATURE</w:t>
      </w:r>
      <w:r>
        <w:rPr>
          <w:spacing w:val="-9"/>
        </w:rPr>
        <w:t xml:space="preserve"> </w:t>
      </w:r>
      <w:r>
        <w:rPr>
          <w:spacing w:val="-2"/>
        </w:rPr>
        <w:t>REVIEW</w:t>
      </w:r>
    </w:p>
    <w:p w:rsidR="00097689" w:rsidRDefault="00097689" w:rsidP="00097689">
      <w:pPr>
        <w:pStyle w:val="Heading1"/>
        <w:tabs>
          <w:tab w:val="left" w:pos="661"/>
        </w:tabs>
        <w:ind w:left="0" w:firstLine="0"/>
        <w:jc w:val="center"/>
      </w:pPr>
    </w:p>
    <w:p w:rsidR="006C35B7" w:rsidRDefault="0024132C" w:rsidP="00097689">
      <w:pPr>
        <w:pStyle w:val="BodyText"/>
        <w:ind w:firstLine="113"/>
        <w:jc w:val="both"/>
      </w:pPr>
      <w:r>
        <w:t xml:space="preserve">Early efforts in sepsis detection relied predominantly on rule-based clinical scoring systems such as the Systemic Inflammatory Response Syndrome score and the Sequential Organ Failure Assessment score. These approaches are interpretable and easy to apply in practice but often lack sensitivity for early detection and fail to generalize across diverse patient populations. Subsequent research introduced machine learning models based on logistic regression and decision trees, which improved predictive performance by learning patterns directly from electronic health record data. Ensemble methods, including Random Forests and gradient boosting techniques such as XGBoost, further enhanced predictive accuracy, particularly on structured tabular features [1], [2], </w:t>
      </w:r>
      <w:del w:id="30023" w:author="Ashwin Nair" w:date="2026-10-13T19:00:00Z">
        <w:r>
          <w:delText xml:space="preserve">[4],</w:delText>
        </w:r>
      </w:del>
      <w:ins w:id="30024" w:author="Ashwin Nair" w:date="2026-10-13T19:00:00Z">
        <w:r>
          <w:t xml:space="preserve">[5],</w:t>
        </w:r>
      </w:ins>
      <w:r>
        <w:t xml:space="preserve"> [12].</w:t>
      </w:r>
    </w:p>
    <w:p w:rsidR="006C35B7" w:rsidRDefault="006C35B7">
      <w:pPr>
        <w:pStyle w:val="BodyText"/>
      </w:pPr>
    </w:p>
    <w:p w:rsidR="006C35B7" w:rsidRDefault="0024132C" w:rsidP="00097689">
      <w:pPr>
        <w:pStyle w:val="BodyText"/>
        <w:ind w:firstLine="113"/>
        <w:jc w:val="both"/>
      </w:pPr>
      <w:r>
        <w:t xml:space="preserve">Deep learning methods have gained prominence due to their ability to model temporal dependencies in sequential clinical data. Recurrent architectures such as recurrent neural networks, long short-term memory networks, and gated recurrent units have demonstrated strong performance in sepsis prediction tasks by capturing evolving physiological trends over time. Hybrid architectures, including CNN–LSTM models, have been proposed to extract local temporal patterns before modeling longer-term dependencies. More recently, Transformer-based models employing self-attention mechanisms have shown promise in capturing long-range temporal relationships without recurrence, albeit at higher computational cost [6], [7], [10].</w:t>
      </w:r>
    </w:p>
    <w:p w:rsidR="006C35B7" w:rsidRDefault="006C35B7" w:rsidP="00097689">
      <w:pPr>
        <w:pStyle w:val="BodyText"/>
        <w:ind w:firstLine="113"/>
        <w:jc w:val="both"/>
      </w:pPr>
    </w:p>
    <w:p w:rsidR="006C35B7" w:rsidRDefault="0024132C" w:rsidP="00097689">
      <w:pPr>
        <w:pStyle w:val="BodyText"/>
        <w:ind w:firstLine="113"/>
        <w:jc w:val="both"/>
      </w:pPr>
      <w:r>
        <w:t xml:space="preserve">Despite strong predictive performance, many high-capacity models remain black boxes, limiting their acceptance in clinical settings. Explainable artificial intelligence techniques, particularly SHAP, address this limitation by attributing model predictions to individual input features. In parallel, the concept of Digital Twins has emerged in healthcare to support simulation, personalization, and continuous patient state modeling. Prior studies have explored Digital Twins for treatment planning and physiological simulation in sepsis. The present work builds on this foundation by embedding multiple machine learning and deep learning predictors </w:t>
      </w:r>
      <w:r>
        <w:t xml:space="preserve">within a Digital Twin that presents hourly risk through a clinician-facing dashboard [3], [11], [14]; a web application for ICU risk prediction is described in [9].</w:t>
      </w:r>
    </w:p>
    <w:p>
      <w:pPr>
        <w:pStyle w:val="BodyText"/>
        <w:ind w:firstLine="113"/>
        <w:jc w:val="both"/>
        <w:rPr/>
      </w:pPr>
    </w:p>
    <w:p>
      <w:pPr>
        <w:pStyle w:val="BodyText"/>
        <w:ind w:firstLine="113"/>
        <w:jc w:val="both"/>
        <w:rPr/>
      </w:pPr>
      <w:r>
        <w:t xml:space="preserve">Sepsis is a syndrome caused by infection, with an estimated 48.9 million cases and 11.0 million deaths worldwide in 2017 [24], so regional rises in infection can foreshadow rises in sepsis. Syndromic surveillance systems such as ESSENCE II pool pre-diagnostic data, including emergency and outpatient visits, from many sources and apply temporal and spatio-temporal algorithms to give early warning of outbreaks [25]. Reviews show that detection depends on how representative the data are, on the specificity of the algorithm and on the size and shape of the outbreak signal [26], and statistical process-control methods such as CUSUM and EWMA are standard detectors [27], [28]. Sharing data across sites raises privacy concerns: secure multi-party protocols can pool surveillance counts without revealing provider or patient data [29], and federated learning trains shared models without centralising records [30]. </w:t>
      </w:r>
      <w:commentRangeStart w:id="7"/>
      <w:r>
        <w:t xml:space="preserve">We are not aware of prior work that pools alerts from bedside sepsis-risk models across hospitals with calibrated noise added to the released counts; our surveillance layer addresses this gap.</w:t>
      </w:r>
      <w:commentRangeEnd w:id="7"/>
      <w:r>
        <w:rPr>
          <w:rStyle w:val="CommentReference"/>
        </w:rPr>
        <w:commentReference w:id="7"/>
      </w:r>
    </w:p>
    <w:p w:rsidR="002100B3" w:rsidRDefault="002100B3" w:rsidP="00097689">
      <w:pPr>
        <w:pStyle w:val="BodyText"/>
        <w:ind w:firstLine="113"/>
        <w:jc w:val="both"/>
      </w:pPr>
    </w:p>
    <w:p w:rsidR="002100B3" w:rsidRDefault="002100B3" w:rsidP="00097689">
      <w:pPr>
        <w:pStyle w:val="BodyText"/>
        <w:ind w:firstLine="113"/>
        <w:jc w:val="both"/>
      </w:pPr>
    </w:p>
    <w:p w:rsidR="002100B3" w:rsidRDefault="002100B3" w:rsidP="002100B3">
      <w:pPr>
        <w:pStyle w:val="BodyText"/>
        <w:ind w:firstLine="113"/>
        <w:jc w:val="center"/>
        <w:rPr>
          <w:rFonts w:eastAsia="SimSun"/>
          <w:spacing w:val="-1"/>
          <w:sz w:val="18"/>
          <w:szCs w:val="18"/>
        </w:rPr>
      </w:pPr>
      <w:r>
        <w:rPr>
          <w:b/>
          <w:sz w:val="18"/>
          <w:szCs w:val="18"/>
        </w:rPr>
        <w:t>TABLE 1.</w:t>
      </w:r>
      <w:r>
        <w:rPr>
          <w:rFonts w:eastAsia="SimSun"/>
          <w:spacing w:val="-1"/>
        </w:rPr>
        <w:t xml:space="preserve"> </w:t>
      </w:r>
      <w:r>
        <w:rPr>
          <w:rFonts w:eastAsia="SimSun"/>
          <w:spacing w:val="-1"/>
          <w:sz w:val="18"/>
          <w:szCs w:val="18"/>
        </w:rPr>
        <w:t>Literature Survey</w:t>
      </w:r>
    </w:p>
    <w:p w:rsidR="002100B3" w:rsidRDefault="002100B3" w:rsidP="002100B3">
      <w:pPr>
        <w:pStyle w:val="BodyText"/>
        <w:ind w:firstLine="113"/>
        <w:jc w:val="center"/>
      </w:pPr>
    </w:p>
    <w:tbl>
      <w:tblPr>
        <w:tblStyle w:val="GridTableLight"/>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tblPr>
      <w:tblGrid>
        <w:gridCol w:w="1172"/>
        <w:gridCol w:w="1172"/>
        <w:gridCol w:w="1496"/>
        <w:gridCol w:w="1405"/>
        <w:gridCol w:w="1329"/>
        <w:gridCol w:w="1500"/>
        <w:gridCol w:w="1516"/>
      </w:tblGrid>
      <w:tr w:rsidR="002100B3" w:rsidRPr="002100B3" w:rsidTr="002100B3">
        <w:trPr>
          <w:trHeight w:val="409"/>
          <w:jc w:val="center"/>
        </w:trPr>
        <w:tc>
          <w:tcPr>
            <w:tcW w:w="1172"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Ref no</w:t>
            </w:r>
          </w:p>
        </w:tc>
        <w:tc>
          <w:tcPr>
            <w:tcW w:w="1172"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Category</w:t>
            </w:r>
          </w:p>
        </w:tc>
        <w:tc>
          <w:tcPr>
            <w:tcW w:w="1496"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Methods/Models</w:t>
            </w:r>
          </w:p>
        </w:tc>
        <w:tc>
          <w:tcPr>
            <w:tcW w:w="1405"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Data Type Used</w:t>
            </w:r>
          </w:p>
        </w:tc>
        <w:tc>
          <w:tcPr>
            <w:tcW w:w="1329"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 xml:space="preserve">Key Contributions</w:t>
            </w:r>
          </w:p>
        </w:tc>
        <w:tc>
          <w:tcPr>
            <w:tcW w:w="1500"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Strengths</w:t>
            </w:r>
          </w:p>
        </w:tc>
        <w:tc>
          <w:tcPr>
            <w:tcW w:w="1516"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Limitations</w:t>
            </w:r>
          </w:p>
        </w:tc>
      </w:tr>
      <w:tr w:rsidR="002100B3" w:rsidRPr="002100B3" w:rsidTr="002100B3">
        <w:trPr>
          <w:trHeight w:val="347"/>
          <w:jc w:val="center"/>
        </w:trPr>
        <w:tc>
          <w:tcPr>
            <w:tcW w:w="1172"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[1], [2]</w:t>
            </w:r>
          </w:p>
        </w:tc>
        <w:tc>
          <w:tcPr>
            <w:tcW w:w="1172"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Rule-Based Clinical Scores</w:t>
            </w:r>
          </w:p>
        </w:tc>
        <w:tc>
          <w:tcPr>
            <w:tcW w:w="1496"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SIRS, SOFA, qSOFA</w:t>
            </w:r>
          </w:p>
        </w:tc>
        <w:tc>
          <w:tcPr>
            <w:tcW w:w="1405"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Vital signs, lab values, clinical rules</w:t>
            </w:r>
          </w:p>
        </w:tc>
        <w:tc>
          <w:tcPr>
            <w:tcW w:w="1329"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Early standardized tools for sepsis screening and severity assessment</w:t>
            </w:r>
          </w:p>
        </w:tc>
        <w:tc>
          <w:tcPr>
            <w:tcW w:w="1500"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Interpretable, simple, easy to implement in clinical workflows</w:t>
            </w:r>
          </w:p>
        </w:tc>
        <w:tc>
          <w:tcPr>
            <w:tcW w:w="1516"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Low sensitivity for early detection, poor generalization across populations, static thresholds</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del w:id="30025" w:author="Ashwin Nair" w:date="2026-10-13T19:00:00Z">
              <w:r>
                <w:rPr>
                  <w:b w:val="0"/>
                  <w:bCs w:val="0"/>
                  <w:sz w:val="20"/>
                  <w:szCs w:val="20"/>
                </w:rPr>
                <w:delText xml:space="preserve">[4],</w:delText>
              </w:r>
            </w:del>
            <w:ins w:id="30026" w:author="Ashwin Nair" w:date="2026-10-13T19:00:00Z">
              <w:r>
                <w:rPr>
                  <w:b w:val="0"/>
                  <w:bCs w:val="0"/>
                  <w:sz w:val="20"/>
                  <w:szCs w:val="20"/>
                </w:rPr>
                <w:t xml:space="preserve">[5],</w:t>
              </w:r>
            </w:ins>
            <w:r>
              <w:rPr>
                <w:b w:val="0"/>
                <w:bCs w:val="0"/>
                <w:sz w:val="20"/>
                <w:szCs w:val="20"/>
              </w:rPr>
              <w:t xml:space="preserve"> [12]</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Traditional Machine Learning</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Logistic Regression, Decision Trees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Structured EHR data (labs, vitals, demographics)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Learned data-driven risk patterns beyond fixed rules</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Better predictive power than rule-based methods, relatively interpretable</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Limited ability to model temporal dependencies, performance plateaus with complex data</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[1], [2], </w:t>
            </w:r>
            <w:del w:id="30027" w:author="Ashwin Nair" w:date="2026-10-13T19:00:00Z">
              <w:r>
                <w:rPr>
                  <w:b w:val="0"/>
                  <w:bCs w:val="0"/>
                  <w:sz w:val="20"/>
                  <w:szCs w:val="20"/>
                </w:rPr>
                <w:delText xml:space="preserve">[4],</w:delText>
              </w:r>
            </w:del>
            <w:ins w:id="30028" w:author="Ashwin Nair" w:date="2026-10-13T19:00:00Z">
              <w:r>
                <w:rPr>
                  <w:b w:val="0"/>
                  <w:bCs w:val="0"/>
                  <w:sz w:val="20"/>
                  <w:szCs w:val="20"/>
                </w:rPr>
                <w:t xml:space="preserve">[5],</w:t>
              </w:r>
            </w:ins>
            <w:r>
              <w:rPr>
                <w:b w:val="0"/>
                <w:bCs w:val="0"/>
                <w:sz w:val="20"/>
                <w:szCs w:val="20"/>
              </w:rPr>
              <w:t xml:space="preserve"> [12]</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Ensemble Learning</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Random Forests, Gradient Boosting, XGBoost</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Structured tabular EHR data</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Improved robustness and accuracy through ensemble decision-making</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High accuracy, handles feature interactions well, resistant to overfitting</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Limited temporal modeling, reduced interpretability without XAI</w:t>
            </w:r>
          </w:p>
        </w:tc>
      </w:tr>
      <w:tr w:rsidR="002100B3" w:rsidRPr="002100B3" w:rsidTr="002100B3">
        <w:trPr>
          <w:trHeight w:val="347"/>
          <w:jc w:val="center"/>
        </w:trPr>
        <w:tc>
          <w:tcPr>
            <w:tcW w:w="1172"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[6], [7]</w:t>
            </w:r>
          </w:p>
        </w:tc>
        <w:tc>
          <w:tcPr>
            <w:tcW w:w="1172"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Recurrent Deep Learning Models</w:t>
            </w:r>
          </w:p>
        </w:tc>
        <w:tc>
          <w:tcPr>
            <w:tcW w:w="1496"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RNN, LSTM, GRU</w:t>
            </w:r>
          </w:p>
        </w:tc>
        <w:tc>
          <w:tcPr>
            <w:tcW w:w="1405"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Time-series EHR data</w:t>
            </w:r>
          </w:p>
        </w:tc>
        <w:tc>
          <w:tcPr>
            <w:tcW w:w="1329"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Modeled sequential physiological trends for early sepsis prediction</w:t>
            </w:r>
          </w:p>
        </w:tc>
        <w:tc>
          <w:tcPr>
            <w:tcW w:w="1500"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Captures temporal dependencies, strong performance in dynamic patient monitoring</w:t>
            </w:r>
          </w:p>
        </w:tc>
        <w:tc>
          <w:tcPr>
            <w:tcW w:w="1516"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Training instability, vanishing gradients (RNN), computationally intensive</w:t>
            </w:r>
          </w:p>
        </w:tc>
      </w:tr>
      <w:tr w:rsidR="002100B3" w:rsidRPr="002100B3" w:rsidTr="002100B3">
        <w:trPr>
          <w:trHeight w:val="326"/>
          <w:jc w:val="center"/>
        </w:trPr>
        <w:tc>
          <w:tcPr>
            <w:tcW w:w="1172"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[10]</w:t>
            </w:r>
          </w:p>
        </w:tc>
        <w:tc>
          <w:tcPr>
            <w:tcW w:w="1172"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Hybrid Deep Learning </w:t>
              <w:lastRenderedPageBreak/>
              <w:t>Models</w:t>
            </w:r>
          </w:p>
        </w:tc>
        <w:tc>
          <w:tcPr>
            <w:tcW w:w="1496"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CNN–LSTM, CNN–GRU</w:t>
            </w:r>
          </w:p>
        </w:tc>
        <w:tc>
          <w:tcPr>
            <w:tcW w:w="1405"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Multivariate time-series data</w:t>
            </w:r>
          </w:p>
        </w:tc>
        <w:tc>
          <w:tcPr>
            <w:tcW w:w="1329"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Combined local pattern extraction </w:t>
              <w:lastRenderedPageBreak/>
              <w:t>with long-term temporal modeling</w:t>
            </w:r>
          </w:p>
        </w:tc>
        <w:tc>
          <w:tcPr>
            <w:tcW w:w="1500"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 xml:space="preserve">Improved feature learning, better </w:t>
              <w:lastRenderedPageBreak/>
              <w:t>handling of noisy signals</w:t>
            </w:r>
          </w:p>
        </w:tc>
        <w:tc>
          <w:tcPr>
            <w:tcW w:w="1516"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 xml:space="preserve">Complex architecture design, reduced </w:t>
              <w:lastRenderedPageBreak/>
              <w:t>interpretability</w:t>
            </w:r>
          </w:p>
        </w:tc>
      </w:tr>
      <w:tr w:rsidR="002100B3" w:rsidRPr="002100B3" w:rsidTr="002100B3">
        <w:trPr>
          <w:trHeight w:val="326"/>
          <w:jc w:val="center"/>
        </w:trPr>
        <w:tc>
          <w:tcPr>
            <w:tcW w:w="1172"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[6], [7], [10]</w:t>
            </w:r>
          </w:p>
        </w:tc>
        <w:tc>
          <w:tcPr>
            <w:tcW w:w="1172"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Attention-Based Models</w:t>
            </w:r>
          </w:p>
        </w:tc>
        <w:tc>
          <w:tcPr>
            <w:tcW w:w="1496"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Transformer-based architectures</w:t>
            </w:r>
          </w:p>
        </w:tc>
        <w:tc>
          <w:tcPr>
            <w:tcW w:w="1405"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Long clinical time-series</w:t>
            </w:r>
          </w:p>
        </w:tc>
        <w:tc>
          <w:tcPr>
            <w:tcW w:w="1329" w:type="dxa"/>
            <w:tcBorders>
              <w:top w:val="nil"/>
            </w:tcBorders>
          </w:tcPr>
          <w:tbl>
            <w:tblPr>
              <w:tblW w:w="0" w:type="auto"/>
              <w:tblCellSpacing w:w="15" w:type="dxa"/>
              <w:tblCellMar>
                <w:top w:w="15" w:type="dxa"/>
                <w:left w:w="15" w:type="dxa"/>
                <w:bottom w:w="15" w:type="dxa"/>
                <w:right w:w="15" w:type="dxa"/>
              </w:tblCellMar>
              <w:tblLook w:val="04A0"/>
            </w:tblPr>
            <w:tblGrid>
              <w:gridCol w:w="96"/>
            </w:tblGrid>
            <w:tr w:rsidR="002100B3" w:rsidRPr="002100B3" w:rsidTr="005052C9">
              <w:trPr>
                <w:tblCellSpacing w:w="15" w:type="dxa"/>
              </w:trPr>
              <w:tc>
                <w:tcPr>
                  <w:tcW w:w="0" w:type="auto"/>
                  <w:vAlign w:val="center"/>
                  <w:hideMark/>
                </w:tcPr>
                <w:p w:rsidR="002100B3" w:rsidRPr="002100B3" w:rsidRDefault="002100B3" w:rsidP="002100B3">
                  <w:pPr>
                    <w:jc w:val="center"/>
                    <w:rPr>
                      <w:sz w:val="20"/>
                      <w:szCs w:val="20"/>
                    </w:rPr>
                  </w:pPr>
                </w:p>
              </w:tc>
            </w:tr>
          </w:tbl>
          <w:p w:rsidR="002100B3" w:rsidRPr="002100B3" w:rsidRDefault="002100B3" w:rsidP="002100B3">
            <w:pPr>
              <w:jc w:val="center"/>
              <w:rPr>
                <w:vanish/>
                <w:sz w:val="20"/>
                <w:szCs w:val="20"/>
              </w:rPr>
            </w:pPr>
          </w:p>
          <w:tbl>
            <w:tblPr>
              <w:tblW w:w="0" w:type="auto"/>
              <w:tblCellSpacing w:w="15" w:type="dxa"/>
              <w:tblCellMar>
                <w:top w:w="15" w:type="dxa"/>
                <w:left w:w="15" w:type="dxa"/>
                <w:bottom w:w="15" w:type="dxa"/>
                <w:right w:w="15" w:type="dxa"/>
              </w:tblCellMar>
              <w:tblLook w:val="04A0"/>
            </w:tblPr>
            <w:tblGrid>
              <w:gridCol w:w="1113"/>
            </w:tblGrid>
            <w:tr w:rsidR="002100B3" w:rsidRPr="002100B3" w:rsidTr="005052C9">
              <w:trPr>
                <w:tblCellSpacing w:w="15" w:type="dxa"/>
              </w:trPr>
              <w:tc>
                <w:tcPr>
                  <w:tcW w:w="0" w:type="auto"/>
                  <w:vAlign w:val="center"/>
                  <w:hideMark/>
                </w:tcPr>
                <w:p w:rsidR="002100B3" w:rsidRPr="002100B3" w:rsidRDefault="002100B3" w:rsidP="002100B3">
                  <w:pPr>
                    <w:jc w:val="center"/>
                    <w:rPr>
                      <w:sz w:val="20"/>
                      <w:szCs w:val="20"/>
                    </w:rPr>
                  </w:pPr>
                  <w:r>
                    <w:rPr>
                      <w:sz w:val="20"/>
                      <w:szCs w:val="20"/>
                    </w:rPr>
                    <w:t>Captured long-range temporal relationships via self-attention</w:t>
                  </w:r>
                </w:p>
              </w:tc>
            </w:tr>
          </w:tbl>
          <w:p w:rsidR="002100B3" w:rsidRPr="002100B3" w:rsidRDefault="002100B3" w:rsidP="002100B3">
            <w:pPr>
              <w:pStyle w:val="Heading1"/>
              <w:tabs>
                <w:tab w:val="left" w:pos="731"/>
              </w:tabs>
              <w:spacing w:before="60"/>
              <w:ind w:left="0" w:firstLine="0"/>
              <w:jc w:val="center"/>
              <w:rPr>
                <w:b w:val="0"/>
                <w:bCs w:val="0"/>
                <w:sz w:val="20"/>
                <w:szCs w:val="20"/>
              </w:rPr>
            </w:pPr>
          </w:p>
        </w:tc>
        <w:tc>
          <w:tcPr>
            <w:tcW w:w="1500"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Parallel processing, superior long-term dependency modeling</w:t>
            </w:r>
          </w:p>
        </w:tc>
        <w:tc>
          <w:tcPr>
            <w:tcW w:w="1516"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High computational cost, large data requirements</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[3], </w:t>
            </w:r>
            <w:r>
              <w:rPr>
                <w:b w:val="0"/>
                <w:bCs w:val="0"/>
                <w:sz w:val="20"/>
                <w:szCs w:val="20"/>
              </w:rPr>
              <w:t xml:space="preserve">[11]</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Explainable AI (XAI)</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SHAP, Feature Attribution Methods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Model predictions + input features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Provided feature-level explanations for predictions</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Increased clinician trust, regulatory acceptability</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Post-hoc explanations may not reflect true causality</w:t>
            </w:r>
          </w:p>
        </w:tc>
      </w:tr>
      <w:tr w:rsidR="002100B3" w:rsidRPr="002100B3" w:rsidTr="002100B3">
        <w:trPr>
          <w:trHeight w:val="347"/>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[3],</w:t>
            </w:r>
            <w:r>
              <w:rPr>
                <w:b w:val="0"/>
                <w:bCs w:val="0"/>
                <w:sz w:val="20"/>
                <w:szCs w:val="20"/>
              </w:rPr>
              <w:t xml:space="preserve"> [11], [14]</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Digital Twin Approaches</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Patient-specific Digital Twins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Continuous EHR streams, model outputs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Simulated and updated patient states for monitoring and decision support</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Personalization, real-time tracking, scenario simulation</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System complexity, integration challenges in hospitals</w:t>
            </w:r>
          </w:p>
        </w:tc>
      </w:tr>
      <w:tr w:rsidR="002100B3" w:rsidRPr="002100B3" w:rsidTr="002100B3">
        <w:trPr>
          <w:trHeight w:val="347"/>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[24]–[30]</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Multi-site Surveillance</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Syndromic surveillance, CUSUM/EWMA, secure aggregation, federated learning</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Aggregated counts from many sites (visits, tests, cases)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Early regional outbreak warning from pooled signals</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Earlier, more reliable alarms than single sites</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Privacy limits on sharing; not linked to patient-level sepsis risk</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Present Work</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Integrated Digital Twin + AI Systems</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Multi-model predictors + XAI dashboards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Retrospective hourly ICU data</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Unified prediction, explanation, and visualization framework</w:t>
            </w:r>
            <w:r>
              <w:rPr>
                <w:b w:val="0"/>
                <w:bCs w:val="0"/>
                <w:sz w:val="20"/>
                <w:szCs w:val="20"/>
              </w:rPr>
              <w:t xml:space="preserve">, plus privacy-preserving multi-site surveillance</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del w:id="30019" w:author="Ashwin Nair" w:date="2026-10-13T19:00:00Z">
              <w:r>
                <w:rPr>
                  <w:b w:val="0"/>
                  <w:bCs w:val="0"/>
                  <w:sz w:val="20"/>
                  <w:szCs w:val="20"/>
                </w:rPr>
                <w:delText xml:space="preserve">Continuous</w:delText>
              </w:r>
            </w:del>
            <w:ins w:id="30020" w:author="Ashwin Nair" w:date="2026-10-13T19:00:00Z">
              <w:r>
                <w:rPr>
                  <w:b w:val="0"/>
                  <w:bCs w:val="0"/>
                  <w:sz w:val="20"/>
                  <w:szCs w:val="20"/>
                </w:rPr>
                <w:t xml:space="preserve">Hourly</w:t>
              </w:r>
            </w:ins>
            <w:r>
              <w:rPr>
                <w:b w:val="0"/>
                <w:bCs w:val="0"/>
                <w:sz w:val="20"/>
                <w:szCs w:val="20"/>
              </w:rPr>
              <w:t xml:space="preserve"> risk estimation, clinician-facing </w:t>
            </w:r>
            <w:del w:id="30017" w:author="Ashwin Nair" w:date="2026-10-13T19:00:00Z">
              <w:r>
                <w:rPr>
                  <w:b w:val="0"/>
                  <w:bCs w:val="0"/>
                  <w:sz w:val="20"/>
                  <w:szCs w:val="20"/>
                </w:rPr>
                <w:delText xml:space="preserve">interpretability</w:delText>
              </w:r>
            </w:del>
            <w:ins w:id="30018" w:author="Ashwin Nair" w:date="2026-10-13T19:00:00Z">
              <w:r>
                <w:rPr>
                  <w:b w:val="0"/>
                  <w:bCs w:val="0"/>
                  <w:sz w:val="20"/>
                  <w:szCs w:val="20"/>
                </w:rPr>
                <w:t xml:space="preserve">dashboard</w:t>
              </w:r>
            </w:ins>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Requires robust infrastructure, validation in real-world settings</w:t>
            </w:r>
          </w:p>
        </w:tc>
      </w:tr>
    </w:tbl>
    <w:p w:rsidR="002100B3" w:rsidRDefault="002100B3" w:rsidP="00097689">
      <w:pPr>
        <w:pStyle w:val="BodyText"/>
        <w:ind w:firstLine="113"/>
        <w:jc w:val="both"/>
      </w:pPr>
    </w:p>
    <w:p w:rsidR="00097689" w:rsidRDefault="00097689" w:rsidP="00097689">
      <w:pPr>
        <w:pStyle w:val="Heading1"/>
        <w:tabs>
          <w:tab w:val="left" w:pos="825"/>
        </w:tabs>
        <w:spacing w:line="276" w:lineRule="exact"/>
        <w:ind w:left="0" w:firstLine="0"/>
      </w:pPr>
    </w:p>
    <w:p w:rsidR="006C35B7" w:rsidRDefault="0024132C" w:rsidP="00097689">
      <w:pPr>
        <w:pStyle w:val="Heading1"/>
        <w:tabs>
          <w:tab w:val="left" w:pos="661"/>
        </w:tabs>
        <w:ind w:left="0" w:firstLine="0"/>
        <w:jc w:val="center"/>
        <w:rPr>
          <w:spacing w:val="-2"/>
        </w:rPr>
      </w:pPr>
      <w:r>
        <w:rPr>
          <w:spacing w:val="-2"/>
        </w:rPr>
        <w:t xml:space="preserve">DATASET AND FEATURE ENGINEERING</w:t>
      </w:r>
    </w:p>
    <w:p w:rsidR="00097689" w:rsidRDefault="00097689" w:rsidP="00097689">
      <w:pPr>
        <w:pStyle w:val="Heading1"/>
        <w:tabs>
          <w:tab w:val="left" w:pos="661"/>
        </w:tabs>
        <w:ind w:left="0" w:firstLine="0"/>
        <w:jc w:val="center"/>
      </w:pPr>
    </w:p>
    <w:p w:rsidR="006C35B7" w:rsidRDefault="0024132C" w:rsidP="00097689">
      <w:pPr>
        <w:pStyle w:val="BodyText"/>
        <w:ind w:firstLine="113"/>
        <w:jc w:val="both"/>
      </w:pPr>
      <w:r>
        <w:t xml:space="preserve">This study uses a single ICU dataset in the format of the PhysioNet/Computing in Cardiology Challenge 2019 [5], [16], comprising 14,057 ICU stays and 546,123 hourly records. Each record contains vital signs (heart rate, oxygen saturation, temperature, systolic, diastolic and mean arterial pressure, respiratory rate), laboratory values (including lactate, creatinine, bilirubin, white blood cell count and platelets), demographics (age, sex), ICU unit indicators, </w:t>
      </w:r>
      <w:del w:id="30029" w:author="Ashwin Nair" w:date="2026-10-13T19:00:00Z">
        <w:r>
          <w:delText xml:space="preserve">hospital admission time and ICU length of stay.</w:delText>
        </w:r>
      </w:del>
      <w:ins w:id="30030" w:author="Ashwin Nair" w:date="2026-10-13T19:00:00Z">
        <w:r>
          <w:t xml:space="preserve">hospital admission time and ICU length of stay. Other widely used ICU databases, such as MIMIC-III [4], were not used in this study.</w:t>
        </w:r>
      </w:ins>
      <w:r>
        <w:t xml:space="preserve"> 2.2% of hourly records and 8.8% of patients carry a positive sepsis label.</w:t>
      </w:r>
    </w:p>
    <w:p w:rsidR="006C35B7" w:rsidRDefault="006C35B7">
      <w:pPr>
        <w:pStyle w:val="BodyText"/>
      </w:pPr>
    </w:p>
    <w:p w:rsidR="006C35B7" w:rsidRDefault="0024132C" w:rsidP="00097689">
      <w:pPr>
        <w:pStyle w:val="BodyText"/>
        <w:ind w:firstLine="113"/>
        <w:jc w:val="both"/>
      </w:pPr>
      <w:r>
        <w:t xml:space="preserve">Sepsis prediction is framed as hourly binary classification. For hour t of a stay, the target is 1 if the labelled sepsis onset (the first hour with SepsisLabel = 1) falls within the next H hours, and 0 otherwise; H = 6 hours is the main horizon, with 3 and 12 hours reported as extras. In this dataset the label is set about 6 hours before clinical onset and never reverts, so 89.5% of positive records are post-onset continuations, and a model that copies the previous hour’s label reaches a row-level AUROC of 0.948. All hours at or after onset are therefore removed, and stays that are positive from their first hour are excluded.</w:t>
      </w:r>
    </w:p>
    <w:p w:rsidR="006C35B7" w:rsidRDefault="006C35B7">
      <w:pPr>
        <w:pStyle w:val="BodyText"/>
        <w:spacing w:before="1"/>
      </w:pPr>
    </w:p>
    <w:p w:rsidR="006C35B7" w:rsidRDefault="0024132C" w:rsidP="00097689">
      <w:pPr>
        <w:pStyle w:val="BodyText"/>
        <w:ind w:firstLine="113"/>
        <w:jc w:val="both"/>
      </w:pPr>
      <w:r>
        <w:t xml:space="preserve">The model inputs are 44 recorded and derived variables, including five pre-computed features: the 6-hour rolling mean of MAP, its 1-hour change, the qSOFA respiratory-rate and MAP criteria, and a simplified qSOFA score. Classical models receive the current hour’s values. Sequence models receive the previous 24 hours, zero-padded at the start of a stay, together with a binary mask that marks observed </w:t>
      </w:r>
      <w:r>
        <w:t xml:space="preserve">values.</w:t>
      </w:r>
    </w:p>
    <w:p w:rsidR="006C35B7" w:rsidRDefault="006C35B7">
      <w:pPr>
        <w:pStyle w:val="BodyText"/>
      </w:pPr>
    </w:p>
    <w:p w:rsidR="006C35B7" w:rsidRDefault="0024132C" w:rsidP="00097689">
      <w:pPr>
        <w:pStyle w:val="BodyText"/>
        <w:ind w:firstLine="113"/>
        <w:jc w:val="both"/>
      </w:pPr>
      <w:r>
        <w:t xml:space="preserve">The dataset reached us already imputed: every missing hour holds the median of its column computed over the whole dataset, with no carry-forward, so the data contain no missing cells and the mask is 1 everywhere except in the padded start of a window. Consequently a value equal to the column median acts as a measurement indicator (models given only these indicators reached AUROC 0.58), the median was computed before the patient split, and the missing-data handling of GRU-D is not exercised. The median imputer and the standard scaler used here are fitted on the training patients’ pre-onset hours only, so the imputer has no effect on this file.</w:t>
      </w:r>
    </w:p>
    <w:p w:rsidR="006C35B7" w:rsidRDefault="006C35B7">
      <w:pPr>
        <w:pStyle w:val="BodyText"/>
        <w:spacing w:before="34"/>
      </w:pPr>
    </w:p>
    <w:p w:rsidR="006C35B7" w:rsidRDefault="0024132C" w:rsidP="00097689">
      <w:pPr>
        <w:pStyle w:val="Heading1"/>
        <w:tabs>
          <w:tab w:val="left" w:pos="661"/>
        </w:tabs>
        <w:ind w:left="0" w:firstLine="0"/>
        <w:jc w:val="center"/>
        <w:rPr>
          <w:spacing w:val="-2"/>
        </w:rPr>
      </w:pPr>
      <w:r>
        <w:rPr>
          <w:spacing w:val="-2"/>
        </w:rPr>
        <w:t>METHODOLOGY</w:t>
      </w:r>
    </w:p>
    <w:p w:rsidR="00097689" w:rsidRPr="00097689" w:rsidRDefault="00097689" w:rsidP="00097689">
      <w:pPr>
        <w:pStyle w:val="Heading1"/>
        <w:tabs>
          <w:tab w:val="left" w:pos="661"/>
        </w:tabs>
        <w:ind w:left="0" w:firstLine="0"/>
        <w:jc w:val="center"/>
        <w:rPr>
          <w:spacing w:val="-2"/>
        </w:rPr>
      </w:pPr>
    </w:p>
    <w:p w:rsidR="006C35B7" w:rsidRDefault="0024132C" w:rsidP="00097689">
      <w:pPr>
        <w:pStyle w:val="BodyText"/>
        <w:ind w:firstLine="113"/>
        <w:jc w:val="both"/>
      </w:pPr>
      <w:r>
        <w:t xml:space="preserve">Patients are split at the patient level into training, validation and test sets in a 70/15/15 ratio with a fixed random seed; the split is stored with the code so that every experiment uses the same patients. The test set contains 2,092 patients and 80,098 pre-onset hours, of which 860 (1.1%) are positive. Early stopping, probability calibration (Platt scaling [23]) and the alert threshold (the F1-optimal threshold) are chosen on the validation set only; the test set is used once, for the reported results. We report AUROC, AUPRC, sensitivity at 80% specificity and the Brier score, with 95% confidence intervals from 1,000 bootstrap resamples of test patients.</w:t>
      </w:r>
    </w:p>
    <w:p w:rsidR="00097689" w:rsidRDefault="00097689" w:rsidP="00097689">
      <w:pPr>
        <w:pStyle w:val="BodyText"/>
        <w:ind w:firstLine="113"/>
        <w:jc w:val="both"/>
      </w:pPr>
    </w:p>
    <w:p w:rsidR="006C35B7" w:rsidRDefault="0024132C" w:rsidP="00097689">
      <w:pPr>
        <w:pStyle w:val="BodyText"/>
        <w:ind w:firstLine="113"/>
        <w:jc w:val="both"/>
      </w:pPr>
      <w:r>
        <w:t xml:space="preserve">Eleven models are trained and evaluated under this single protocol. Class imbalance is handled with class weights and by keeping one in four negative hours in the training set only; no oversampling is used, and validation and test sets keep every hour at the true prevalence. Sequence models are trained with the AdamW optimiser (learning rate 0.001, weight decay 0.0001), a cosine learning-rate schedule and class-weighted binary cross-entropy, with batch size 256 and up to 25 epochs, stopping early on validation </w:t>
      </w:r>
      <w:r>
        <w:t xml:space="preserve">AUPRC (patience of 5 epochs).</w:t>
      </w:r>
      <w:r>
        <w:t xml:space="preserve"> Every stochastic model is trained with three seeds (42, 43 and 44), and we report the mean and standard deviation.</w:t>
      </w:r>
    </w:p>
    <w:p w:rsidR="006C35B7" w:rsidRPr="002914A8" w:rsidRDefault="002914A8" w:rsidP="002914A8">
      <w:pPr>
        <w:pStyle w:val="Heading1"/>
        <w:tabs>
          <w:tab w:val="left" w:pos="661"/>
        </w:tabs>
        <w:ind w:left="0" w:firstLine="0"/>
        <w:jc w:val="center"/>
        <w:rPr>
          <w:spacing w:val="-2"/>
        </w:rPr>
      </w:pPr>
      <w:r>
        <w:rPr>
          <w:spacing w:val="-2"/>
        </w:rPr>
        <w:t>MODELS USED</w:t>
      </w:r>
    </w:p>
    <w:p w:rsidR="00097689" w:rsidRDefault="00097689" w:rsidP="00097689">
      <w:pPr>
        <w:pStyle w:val="Heading1"/>
        <w:tabs>
          <w:tab w:val="left" w:pos="719"/>
        </w:tabs>
        <w:spacing w:before="76" w:line="276" w:lineRule="exact"/>
        <w:ind w:left="0" w:firstLine="0"/>
        <w:jc w:val="center"/>
      </w:pPr>
    </w:p>
    <w:p w:rsidR="006C35B7" w:rsidRDefault="0024132C" w:rsidP="00097689">
      <w:pPr>
        <w:pStyle w:val="BodyText"/>
        <w:ind w:firstLine="113"/>
        <w:jc w:val="both"/>
      </w:pPr>
      <w:r>
        <w:t xml:space="preserve">Logistic regression is used as a baseline due to its simplicity, interpretability, and probabilistic outputs. Decision trees provide an interpretable non-linear baseline with human-readable decision rules. Random Forests improve robustness through ensembling and offer feature importance estimates useful for clinical discussion. XGBoost provides state-of-the-art performance on structured data through optimized gradient boosting. K-nearest neighbors serves as a diagnostic baseline offering intuitive similarity-based reasoning.</w:t>
      </w:r>
      <w:r>
        <w:t xml:space="preserve"> HistGradientBoosting, a histogram-based gradient-boosting implementation, is included as a second boosting baseline.</w:t>
      </w:r>
    </w:p>
    <w:p w:rsidR="00097689" w:rsidRDefault="00097689" w:rsidP="00097689">
      <w:pPr>
        <w:pStyle w:val="BodyText"/>
        <w:ind w:firstLine="113"/>
        <w:jc w:val="both"/>
      </w:pPr>
    </w:p>
    <w:p w:rsidR="006C35B7" w:rsidRDefault="0024132C" w:rsidP="00097689">
      <w:pPr>
        <w:pStyle w:val="BodyText"/>
        <w:ind w:firstLine="113"/>
        <w:jc w:val="both"/>
      </w:pPr>
      <w:r>
        <w:t xml:space="preserve">A feed-forward artificial neural network (multilayer perceptron) is trained on the current hour’s features. Sequence models, including a unidirectional LSTM and GRU-D [17], are trained on 24-hour windows; </w:t>
      </w:r>
      <w:r>
        <w:t xml:space="preserve">GRU-D is designed to model missingness and the time since the last observation; this is not exercised here because the data are already imputed.</w:t>
      </w:r>
      <w:r>
        <w:t xml:space="preserve"> CNN–LSTM and Transformer variants capture local temporal structure and longer-range dependencies, respectively. Two controls are added: ICU length of stay as the only predictor, and models trained on shuffled labels.</w:t>
      </w:r>
    </w:p>
    <w:p w:rsidR="006C35B7" w:rsidRDefault="006C35B7">
      <w:pPr>
        <w:pStyle w:val="BodyText"/>
        <w:spacing w:before="42"/>
      </w:pPr>
    </w:p>
    <w:p w:rsidR="006C35B7" w:rsidRDefault="0024132C" w:rsidP="002914A8">
      <w:pPr>
        <w:pStyle w:val="Heading1"/>
        <w:tabs>
          <w:tab w:val="left" w:pos="661"/>
        </w:tabs>
        <w:ind w:left="0" w:firstLine="0"/>
        <w:jc w:val="center"/>
      </w:pPr>
      <w:r>
        <w:rPr>
          <w:spacing w:val="-2"/>
        </w:rPr>
        <w:t xml:space="preserve">DIGITAL TWIN FRAMEWORK</w:t>
      </w:r>
    </w:p>
    <w:p w:rsidR="006C35B7" w:rsidRDefault="006C35B7">
      <w:pPr>
        <w:pStyle w:val="BodyText"/>
        <w:spacing w:before="264"/>
        <w:rPr>
          <w:b/>
          <w:sz w:val="24"/>
        </w:rPr>
      </w:pPr>
    </w:p>
    <w:p w:rsidR="006C35B7" w:rsidRDefault="0024132C" w:rsidP="00574E03">
      <w:pPr>
        <w:pStyle w:val="BodyText"/>
        <w:ind w:firstLine="113"/>
        <w:jc w:val="both"/>
      </w:pPr>
      <w:r>
        <w:t xml:space="preserve">A Digital Twin for sepsis is a patient-level model whose risk estimate is updated as new vital signs and laboratory values arrive. In this work the twin scores hourly windows of a retrospective dataset: incoming hours are preprocessed with the training-set imputer and scaler, the 24-hour window is updated, and classical and sequence models compute a calibrated probability that onset occurs within 6 hours. A dashboard shows the hour-by-hour risk trajectory against validation-derived Medium and High operating points and lists the largest deviations of the current values from reference ranges. TreeSHAP attributions are computed offline for the tree-based models. Streaming ingestion and deployment in a live clinical environment were not evaluated.</w:t>
      </w:r>
    </w:p>
    <w:p w:rsidR="00574E03" w:rsidRDefault="00574E03" w:rsidP="00574E03">
      <w:pPr>
        <w:pStyle w:val="BodyText"/>
        <w:ind w:firstLine="113"/>
        <w:jc w:val="both"/>
      </w:pPr>
    </w:p>
    <w:p w:rsidR="006C35B7" w:rsidRDefault="00574E03" w:rsidP="00574E03">
      <w:pPr>
        <w:pStyle w:val="BodyText"/>
        <w:jc w:val="center"/>
        <w:rPr>
          <w:b/>
          <w:bCs/>
          <w:spacing w:val="-2"/>
          <w:sz w:val="24"/>
          <w:szCs w:val="24"/>
        </w:rPr>
      </w:pPr>
      <w:r>
        <w:rPr>
          <w:b/>
          <w:bCs/>
          <w:sz w:val="24"/>
          <w:szCs w:val="24"/>
        </w:rPr>
        <w:t>End-To-End</w:t>
      </w:r>
      <w:r>
        <w:rPr>
          <w:b/>
          <w:bCs/>
          <w:spacing w:val="-2"/>
          <w:sz w:val="24"/>
          <w:szCs w:val="24"/>
        </w:rPr>
        <w:t xml:space="preserve"> </w:t>
      </w:r>
      <w:r>
        <w:rPr>
          <w:b/>
          <w:bCs/>
          <w:sz w:val="24"/>
          <w:szCs w:val="24"/>
        </w:rPr>
        <w:t>System</w:t>
      </w:r>
      <w:r>
        <w:rPr>
          <w:b/>
          <w:bCs/>
          <w:spacing w:val="-1"/>
          <w:sz w:val="24"/>
          <w:szCs w:val="24"/>
        </w:rPr>
        <w:t xml:space="preserve"> </w:t>
      </w:r>
      <w:r>
        <w:rPr>
          <w:b/>
          <w:bCs/>
          <w:spacing w:val="-2"/>
          <w:sz w:val="24"/>
          <w:szCs w:val="24"/>
        </w:rPr>
        <w:t>Architecture</w:t>
      </w:r>
    </w:p>
    <w:p w:rsidR="00574E03" w:rsidRPr="00574E03" w:rsidRDefault="00574E03" w:rsidP="00574E03">
      <w:pPr>
        <w:pStyle w:val="BodyText"/>
        <w:jc w:val="center"/>
        <w:rPr>
          <w:b/>
          <w:bCs/>
          <w:sz w:val="24"/>
          <w:szCs w:val="24"/>
        </w:rPr>
      </w:pPr>
    </w:p>
    <w:p w:rsidR="006C35B7" w:rsidRDefault="0024132C">
      <w:pPr>
        <w:pStyle w:val="BodyText"/>
        <w:spacing w:before="18"/>
      </w:pPr>
      <w:r>
        <w:rPr>
          <w:noProof/>
        </w:rPr>
        <w:drawing>
          <wp:anchor distT="0" distB="0" distL="0" distR="0" simplePos="0" relativeHeight="487587840" behindDoc="1" locked="0" layoutInCell="1" allowOverlap="1">
            <wp:simplePos x="0" y="0"/>
            <wp:positionH relativeFrom="page">
              <wp:posOffset>2317750</wp:posOffset>
            </wp:positionH>
            <wp:positionV relativeFrom="paragraph">
              <wp:posOffset>173355</wp:posOffset>
            </wp:positionV>
            <wp:extent cx="3492500" cy="2305050"/>
            <wp:effectExtent l="1905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492500" cy="2305050"/>
                    </a:xfrm>
                    <a:prstGeom prst="rect">
                      <a:avLst/>
                    </a:prstGeom>
                  </pic:spPr>
                </pic:pic>
              </a:graphicData>
            </a:graphic>
          </wp:anchor>
        </w:drawing>
      </w:r>
    </w:p>
    <w:p w:rsidR="006C35B7" w:rsidRDefault="006C35B7">
      <w:pPr>
        <w:pStyle w:val="BodyText"/>
        <w:spacing w:before="33"/>
      </w:pPr>
    </w:p>
    <w:p w:rsidR="00574E03" w:rsidRDefault="00574E03" w:rsidP="00574E03">
      <w:pPr>
        <w:pStyle w:val="BodyText"/>
        <w:spacing w:before="33"/>
        <w:jc w:val="center"/>
      </w:pPr>
      <w:r>
        <w:rPr>
          <w:b/>
          <w:bCs/>
          <w:sz w:val="18"/>
          <w:szCs w:val="18"/>
        </w:rPr>
        <w:t>FIGURE</w:t>
      </w:r>
      <w:r>
        <w:rPr>
          <w:b/>
          <w:bCs/>
          <w:spacing w:val="-2"/>
          <w:sz w:val="18"/>
          <w:szCs w:val="18"/>
        </w:rPr>
        <w:t xml:space="preserve"> </w:t>
      </w:r>
      <w:r>
        <w:rPr>
          <w:b/>
          <w:bCs/>
          <w:sz w:val="18"/>
          <w:szCs w:val="18"/>
        </w:rPr>
        <w:t>1.</w:t>
      </w:r>
      <w:r>
        <w:rPr>
          <w:spacing w:val="-2"/>
        </w:rPr>
        <w:t xml:space="preserve"> </w:t>
      </w:r>
      <w:r>
        <w:rPr>
          <w:sz w:val="18"/>
          <w:szCs w:val="18"/>
        </w:rPr>
        <w:t>System</w:t>
      </w:r>
      <w:r>
        <w:rPr>
          <w:spacing w:val="-2"/>
          <w:sz w:val="18"/>
          <w:szCs w:val="18"/>
        </w:rPr>
        <w:t xml:space="preserve"> </w:t>
      </w:r>
      <w:r>
        <w:rPr>
          <w:sz w:val="18"/>
          <w:szCs w:val="18"/>
        </w:rPr>
        <w:t>Architecture</w:t>
      </w:r>
      <w:r>
        <w:rPr>
          <w:spacing w:val="-4"/>
          <w:sz w:val="18"/>
          <w:szCs w:val="18"/>
        </w:rPr>
        <w:t xml:space="preserve"> </w:t>
      </w:r>
      <w:r>
        <w:rPr>
          <w:sz w:val="18"/>
          <w:szCs w:val="18"/>
        </w:rPr>
        <w:t>of</w:t>
      </w:r>
      <w:r>
        <w:rPr>
          <w:spacing w:val="-1"/>
          <w:sz w:val="18"/>
          <w:szCs w:val="18"/>
        </w:rPr>
        <w:t xml:space="preserve"> </w:t>
      </w:r>
      <w:r>
        <w:rPr>
          <w:sz w:val="18"/>
          <w:szCs w:val="18"/>
        </w:rPr>
        <w:t>Sepsis</w:t>
      </w:r>
      <w:r>
        <w:rPr>
          <w:spacing w:val="-3"/>
          <w:sz w:val="18"/>
          <w:szCs w:val="18"/>
        </w:rPr>
        <w:t xml:space="preserve"> </w:t>
      </w:r>
      <w:r>
        <w:rPr>
          <w:sz w:val="18"/>
          <w:szCs w:val="18"/>
        </w:rPr>
        <w:t>Prediction</w:t>
      </w:r>
      <w:r>
        <w:rPr>
          <w:spacing w:val="-2"/>
          <w:sz w:val="18"/>
          <w:szCs w:val="18"/>
        </w:rPr>
        <w:t xml:space="preserve"> </w:t>
      </w:r>
      <w:r>
        <w:rPr>
          <w:sz w:val="18"/>
          <w:szCs w:val="18"/>
        </w:rPr>
        <w:t>and</w:t>
      </w:r>
      <w:r>
        <w:rPr>
          <w:spacing w:val="-2"/>
          <w:sz w:val="18"/>
          <w:szCs w:val="18"/>
        </w:rPr>
        <w:t xml:space="preserve"> </w:t>
      </w:r>
      <w:r>
        <w:rPr>
          <w:sz w:val="18"/>
          <w:szCs w:val="18"/>
        </w:rPr>
        <w:t>Digital</w:t>
      </w:r>
      <w:r>
        <w:rPr>
          <w:spacing w:val="-2"/>
          <w:sz w:val="18"/>
          <w:szCs w:val="18"/>
        </w:rPr>
        <w:t xml:space="preserve"> </w:t>
      </w:r>
      <w:r>
        <w:rPr>
          <w:sz w:val="18"/>
          <w:szCs w:val="18"/>
        </w:rPr>
        <w:t>Twin</w:t>
      </w:r>
      <w:r>
        <w:rPr>
          <w:spacing w:val="-2"/>
          <w:sz w:val="18"/>
          <w:szCs w:val="18"/>
        </w:rPr>
        <w:t xml:space="preserve"> </w:t>
      </w:r>
      <w:r>
        <w:rPr>
          <w:sz w:val="18"/>
          <w:szCs w:val="18"/>
        </w:rPr>
        <w:t>Framework</w:t>
      </w:r>
      <w:r>
        <w:rPr>
          <w:sz w:val="18"/>
          <w:szCs w:val="18"/>
        </w:rPr>
        <w:t xml:space="preserve"> (conceptual architecture)</w:t>
      </w:r>
    </w:p>
    <w:p w:rsidR="00574E03" w:rsidRDefault="00574E03" w:rsidP="00574E03">
      <w:pPr>
        <w:pStyle w:val="BodyText"/>
        <w:spacing w:before="33"/>
        <w:jc w:val="center"/>
      </w:pPr>
    </w:p>
    <w:p w:rsidR="006C35B7" w:rsidRDefault="0024132C" w:rsidP="00574E03">
      <w:pPr>
        <w:pStyle w:val="BodyText"/>
        <w:ind w:firstLine="113"/>
        <w:jc w:val="both"/>
      </w:pPr>
      <w:r>
        <w:t xml:space="preserve">Figure. 1 System Architecture of Sepsis Prediction and Digital Twin Framework. The pipeline begins with patient sensor data collection, followed by preprocessing, machine learning and deep learning model inference, SHAP- based explainability, and visualization through a clinician-facing dashboard.</w:t>
      </w:r>
    </w:p>
    <w:p w:rsidR="00574E03" w:rsidRDefault="00574E03" w:rsidP="00574E03">
      <w:pPr>
        <w:pStyle w:val="BodyText"/>
        <w:ind w:firstLine="113"/>
        <w:jc w:val="both"/>
      </w:pPr>
    </w:p>
    <w:p>
      <w:pPr>
        <w:pStyle w:val="BodyText"/>
        <w:ind w:firstLine="113"/>
        <w:jc w:val="both"/>
        <w:rPr/>
      </w:pPr>
      <w:r>
        <w:t xml:space="preserve">Fig. 1 shows the intended architecture; this paper evaluates the modelling and surveillance components offline on retrospective data.</w:t>
      </w:r>
    </w:p>
    <w:p w:rsidR="006C35B7" w:rsidRDefault="0024132C" w:rsidP="00574E03">
      <w:pPr>
        <w:pStyle w:val="BodyText"/>
        <w:ind w:firstLine="113"/>
        <w:jc w:val="both"/>
      </w:pPr>
      <w:r>
        <w:t xml:space="preserve">The end-to-end architecture shown in Fig. 1 represents the core operational flow of the proposed Sepsis Digital Twin system. The framework begins with continuous data collection from patient sensors, including vital signs such as heart rate, respiratory rate, blood pressure, oxygen saturation, and temperature, along with laboratory measurements when available. This raw multivariate time-series data is passed to a data processing module, where cleaning, imputation, </w:t>
        <w:lastRenderedPageBreak/>
        <w:t xml:space="preserve">normalization, and feature engineering steps are applied </w:t>
      </w:r>
      <w:r>
        <w:t xml:space="preserve">hourly</w:t>
      </w:r>
      <w:r>
        <w:t xml:space="preserve"> to ensure reliable downstream inference.</w:t>
      </w:r>
    </w:p>
    <w:p w:rsidR="006C35B7" w:rsidRDefault="006C35B7">
      <w:pPr>
        <w:pStyle w:val="BodyText"/>
        <w:spacing w:before="18"/>
      </w:pPr>
    </w:p>
    <w:p w:rsidR="006C35B7" w:rsidRDefault="0024132C" w:rsidP="00574E03">
      <w:pPr>
        <w:pStyle w:val="BodyText"/>
        <w:ind w:firstLine="113"/>
        <w:jc w:val="both"/>
      </w:pPr>
      <w:r>
        <w:t xml:space="preserve">Next, the processed data flows into the machine learning and deep learning model layer, which includes classical models such as Logistic Regression, Random Forest, and XGBoost, as well as deep sequence models including LSTM, GRU-D, CNN–LSTM, and Transformer architectures. These models compute a continuous sepsis risk score at each time step. </w:t>
      </w:r>
      <w:r>
        <w:t xml:space="preserve">The architecture includes an explainability stage; in the current implementation it provides TreeSHAP attributions for tree-based models and reference-range deviations in the dashboard.</w:t>
      </w:r>
    </w:p>
    <w:p w:rsidR="006C35B7" w:rsidRDefault="006C35B7">
      <w:pPr>
        <w:pStyle w:val="BodyText"/>
        <w:spacing w:before="78"/>
      </w:pPr>
    </w:p>
    <w:p w:rsidR="006C35B7" w:rsidRDefault="0024132C" w:rsidP="00574E03">
      <w:pPr>
        <w:pStyle w:val="BodyText"/>
        <w:ind w:firstLine="113"/>
        <w:jc w:val="both"/>
      </w:pPr>
      <w:r>
        <w:t xml:space="preserve">Finally, the predictions and explanations are displayed in a clinician-facing dashboard that visualizes risk trajectories, vital signs, and key driver features in an intuitive and actionable manner. </w:t>
      </w:r>
      <w:del w:id="30011" w:author="Ashwin Nair" w:date="2026-10-13T19:00:00Z">
        <w:r>
          <w:delText xml:space="preserve">This interface supports clinical decision-making by enabling early identification of high-risk patients, transparent understanding of alerts, and timely intervention.</w:delText>
        </w:r>
      </w:del>
      <w:ins w:id="30012" w:author="Ashwin Nair" w:date="2026-10-13T19:00:00Z">
        <w:r>
          <w:t xml:space="preserve">This interface is intended to support clinical decision-making by helping to identify high-risk patients and to make alerts understandable; its clinical effect was not evaluated here.</w:t>
        </w:r>
      </w:ins>
      <w:r>
        <w:t xml:space="preserve"> The modular</w:t>
      </w:r>
      <w:r>
        <w:t xml:space="preserve"> nature of this pipeline forms the backbone of the proposed Sepsis Digital Twin framework, enabling continuous monitoring and dynamic patient state modeling.</w:t>
      </w:r>
    </w:p>
    <w:p w:rsidR="006C35B7" w:rsidRPr="001A397F" w:rsidRDefault="0024132C" w:rsidP="001A397F">
      <w:pPr>
        <w:pStyle w:val="BodyText"/>
        <w:jc w:val="center"/>
        <w:rPr>
          <w:b/>
          <w:bCs/>
          <w:sz w:val="24"/>
          <w:szCs w:val="24"/>
        </w:rPr>
      </w:pPr>
      <w:r>
        <w:rPr>
          <w:b/>
          <w:bCs/>
          <w:sz w:val="24"/>
          <w:szCs w:val="24"/>
        </w:rPr>
        <w:t>Architectural components</w:t>
      </w:r>
    </w:p>
    <w:p w:rsidR="001A397F" w:rsidRDefault="0024132C" w:rsidP="001A397F">
      <w:pPr>
        <w:pStyle w:val="BodyText"/>
        <w:ind w:firstLine="113"/>
        <w:jc w:val="both"/>
      </w:pPr>
      <w:r>
        <w:rPr>
          <w:b/>
          <w:bCs/>
        </w:rPr>
        <w:t xml:space="preserve">Intended deployment architecture (not evaluated here): Ingestion and Storage:</w:t>
      </w:r>
      <w:r>
        <w:t xml:space="preserve"> A streaming collector writes to a time-series store (or message queue). Raw data is retained for replay. Preprocessing service: Applies normalization, imputation, and feature computation in real time. </w:t>
      </w:r>
    </w:p>
    <w:p w:rsidR="001A397F" w:rsidRDefault="001A397F">
      <w:pPr>
        <w:pStyle w:val="BodyText"/>
        <w:spacing w:before="18" w:line="259" w:lineRule="auto"/>
        <w:ind w:left="448" w:right="241"/>
        <w:jc w:val="both"/>
      </w:pPr>
    </w:p>
    <w:p w:rsidR="006C35B7" w:rsidRDefault="0024132C" w:rsidP="001A397F">
      <w:pPr>
        <w:pStyle w:val="BodyText"/>
        <w:ind w:firstLine="113"/>
        <w:jc w:val="both"/>
      </w:pPr>
      <w:r>
        <w:rPr>
          <w:b/>
          <w:bCs/>
        </w:rPr>
        <w:t xml:space="preserve">Model serving:</w:t>
      </w:r>
      <w:r>
        <w:t xml:space="preserve">Lightweight tabular models (LR, RF, XGBoost) are served for near-instant responses; heavier LSTM/Transformer models run on GPUs or batched CPU inference for hourly predictions. Explainability engine: </w:t>
      </w:r>
      <w:r>
        <w:t xml:space="preserve">TreeSHAP values are available for tree-based models; the dashboard additionally reports deviations from reference ranges.</w:t>
      </w:r>
      <w:r>
        <w:t xml:space="preserve"> Dashboard / Clinician UI: Shows current risk, 24-hour trajectory, </w:t>
      </w:r>
      <w:r>
        <w:t xml:space="preserve">largest deviations from reference ranges, recent vitals</w:t>
      </w:r>
      <w:r>
        <w:t xml:space="preserve">, and recommended actions.</w:t>
      </w:r>
    </w:p>
    <w:p w:rsidR="001A397F" w:rsidRDefault="001A397F" w:rsidP="001A397F">
      <w:pPr>
        <w:pStyle w:val="BodyText"/>
        <w:ind w:firstLine="113"/>
        <w:jc w:val="both"/>
      </w:pPr>
    </w:p>
    <w:p w:rsidR="001A397F" w:rsidRDefault="001A397F">
      <w:pPr>
        <w:pStyle w:val="BodyText"/>
        <w:spacing w:before="21" w:line="261" w:lineRule="auto"/>
        <w:ind w:left="426" w:right="154"/>
        <w:jc w:val="both"/>
      </w:pPr>
    </w:p>
    <w:p w:rsidR="001A397F" w:rsidRPr="001A397F" w:rsidRDefault="001A397F" w:rsidP="001A397F">
      <w:pPr>
        <w:pStyle w:val="BodyText"/>
        <w:spacing w:before="33"/>
        <w:jc w:val="center"/>
        <w:rPr>
          <w:b/>
          <w:bCs/>
          <w:sz w:val="18"/>
          <w:szCs w:val="18"/>
        </w:rPr>
      </w:pPr>
    </w:p>
    <w:p w:rsidR="006C35B7" w:rsidRDefault="006C35B7">
      <w:pPr>
        <w:pStyle w:val="BodyText"/>
        <w:spacing w:before="173"/>
      </w:pPr>
    </w:p>
    <w:p w:rsidR="004F51C0" w:rsidRPr="001A397F" w:rsidRDefault="004F51C0" w:rsidP="001A397F">
      <w:pPr>
        <w:pStyle w:val="BodyText"/>
        <w:spacing w:before="33"/>
        <w:jc w:val="center"/>
        <w:rPr>
          <w:b/>
          <w:bCs/>
          <w:sz w:val="18"/>
          <w:szCs w:val="18"/>
        </w:rPr>
      </w:pPr>
    </w:p>
    <w:p w:rsidR="004F51C0" w:rsidRPr="004F51C0" w:rsidRDefault="004F51C0" w:rsidP="004F51C0">
      <w:pPr>
        <w:pStyle w:val="BodyText"/>
        <w:ind w:left="432"/>
        <w:jc w:val="both"/>
        <w:rPr>
          <w:spacing w:val="-2"/>
        </w:rPr>
      </w:pPr>
    </w:p>
    <w:p w:rsidR="004F51C0" w:rsidRDefault="004F51C0" w:rsidP="004F51C0">
      <w:pPr>
        <w:pStyle w:val="BodyText"/>
        <w:ind w:firstLine="113"/>
        <w:jc w:val="both"/>
      </w:pPr>
    </w:p>
    <w:p w:rsidR="006C35B7" w:rsidRDefault="006C35B7">
      <w:pPr>
        <w:pStyle w:val="BodyText"/>
        <w:spacing w:before="66"/>
      </w:pPr>
    </w:p>
    <w:p w:rsidR="006C35B7" w:rsidRDefault="0024132C" w:rsidP="004F51C0">
      <w:pPr>
        <w:pStyle w:val="Heading1"/>
        <w:tabs>
          <w:tab w:val="left" w:pos="661"/>
        </w:tabs>
        <w:ind w:left="0" w:firstLine="0"/>
        <w:jc w:val="center"/>
        <w:rPr>
          <w:spacing w:val="-2"/>
        </w:rPr>
      </w:pPr>
      <w:r>
        <w:rPr>
          <w:spacing w:val="-2"/>
        </w:rPr>
        <w:t xml:space="preserve">IMPLEMENTATION DETAILS</w:t>
      </w:r>
    </w:p>
    <w:p w:rsidR="004F51C0" w:rsidRDefault="004F51C0" w:rsidP="004F51C0">
      <w:pPr>
        <w:pStyle w:val="Heading1"/>
        <w:tabs>
          <w:tab w:val="left" w:pos="661"/>
        </w:tabs>
        <w:ind w:left="0" w:firstLine="0"/>
        <w:jc w:val="center"/>
      </w:pPr>
    </w:p>
    <w:p w:rsidR="006C35B7" w:rsidRDefault="004F51C0" w:rsidP="004F51C0">
      <w:pPr>
        <w:pStyle w:val="BodyText"/>
        <w:ind w:firstLine="113"/>
        <w:jc w:val="both"/>
      </w:pPr>
      <w:r>
        <w:rPr/>
        <w:t xml:space="preserve">The system is implemented in Python, with pandas and NumPy for data handling, scikit-learn (version 1.7.2) for the classical models and calibration, XGBoost (version 2) for gradient boosting and PyTorch for the sequence models. </w:t>
      </w:r>
      <w:r>
        <w:rPr/>
        <w:t xml:space="preserve">TreeSHAP values were obtained from XGBoost’s built-in exact implementation</w:t>
      </w:r>
      <w:r>
        <w:rPr/>
        <w:t xml:space="preserve">, FastAPI serves the models and Streamlit provides the clinician-facing dashboard. Exact package versions are pinned in the code repository.</w:t>
      </w:r>
    </w:p>
    <w:p w:rsidR="006C35B7" w:rsidRDefault="006C35B7">
      <w:pPr>
        <w:pStyle w:val="BodyText"/>
        <w:spacing w:before="35"/>
      </w:pPr>
    </w:p>
    <w:p w:rsidR="006C35B7" w:rsidRPr="004F51C0" w:rsidRDefault="0024132C" w:rsidP="004F51C0">
      <w:pPr>
        <w:pStyle w:val="BodyText"/>
        <w:ind w:firstLine="113"/>
        <w:jc w:val="both"/>
      </w:pPr>
      <w:r>
        <w:rPr>
          <w:b/>
          <w:bCs/>
        </w:rPr>
        <w:t xml:space="preserve">Training procedure:</w:t>
      </w:r>
      <w:r>
        <w:rPr/>
        <w:t xml:space="preserve"> all reported results come from one evaluation script that applies the protocol above to every model: the patient split, label construction with post-onset hours removed, preprocessing fitted on training patients, training with three seeds, Platt calibration and threshold selection on validation, and bootstrap evaluation on test. A second author re-ran the script on a different machine. The data, split, test counts, all classical models and GRU-D reproduced exactly; at the 6-hour horizon, Transformer, CNN–LSTM and neural-network results differed between machines by less than one standard deviation across seeds.</w:t>
      </w:r>
    </w:p>
    <w:p w:rsidR="006C35B7" w:rsidRDefault="006C35B7">
      <w:pPr>
        <w:pStyle w:val="BodyText"/>
      </w:pPr>
    </w:p>
    <w:p w:rsidR="006C35B7" w:rsidRDefault="006C35B7">
      <w:pPr>
        <w:pStyle w:val="BodyText"/>
        <w:spacing w:before="79"/>
      </w:pPr>
    </w:p>
    <w:p w:rsidR="006C35B7" w:rsidRDefault="0024132C" w:rsidP="004F51C0">
      <w:pPr>
        <w:pStyle w:val="Heading1"/>
        <w:tabs>
          <w:tab w:val="left" w:pos="661"/>
        </w:tabs>
        <w:ind w:left="0" w:firstLine="0"/>
        <w:jc w:val="center"/>
        <w:rPr>
          <w:spacing w:val="-2"/>
        </w:rPr>
      </w:pPr>
      <w:r>
        <w:rPr>
          <w:spacing w:val="-2"/>
        </w:rPr>
        <w:t xml:space="preserve">EXPERIMENTAL SETUP</w:t>
      </w:r>
    </w:p>
    <w:p w:rsidR="004F51C0" w:rsidRPr="004F51C0" w:rsidRDefault="004F51C0" w:rsidP="004F51C0">
      <w:pPr>
        <w:pStyle w:val="Heading1"/>
        <w:tabs>
          <w:tab w:val="left" w:pos="661"/>
        </w:tabs>
        <w:ind w:left="0" w:firstLine="0"/>
        <w:jc w:val="center"/>
        <w:rPr>
          <w:spacing w:val="-2"/>
        </w:rPr>
      </w:pPr>
    </w:p>
    <w:p w:rsidR="006C35B7" w:rsidRDefault="0024132C" w:rsidP="004F51C0">
      <w:pPr>
        <w:pStyle w:val="BodyText"/>
        <w:ind w:firstLine="113"/>
        <w:jc w:val="both"/>
      </w:pPr>
      <w:r>
        <w:t xml:space="preserve">Performance is measured as a function of the prediction horizon H (3, 6 and 12 hours), with H = 6 hours as the main result. Because positive hours fall late in long stays, ICU length of stay alone is reported as a reference that every model must beat, and models trained on shuffled labels are reported as a check for leakage.</w:t>
      </w:r>
    </w:p>
    <w:p w:rsidR="004F51C0" w:rsidRDefault="004F51C0" w:rsidP="004F51C0">
      <w:pPr>
        <w:pStyle w:val="BodyText"/>
        <w:ind w:firstLine="113"/>
        <w:jc w:val="both"/>
      </w:pPr>
    </w:p>
    <w:p w:rsidR="006C35B7" w:rsidRDefault="0024132C" w:rsidP="004F51C0">
      <w:pPr>
        <w:pStyle w:val="Heading1"/>
        <w:tabs>
          <w:tab w:val="left" w:pos="661"/>
        </w:tabs>
        <w:ind w:left="0" w:firstLine="0"/>
        <w:jc w:val="center"/>
        <w:rPr>
          <w:spacing w:val="-2"/>
        </w:rPr>
      </w:pPr>
      <w:r>
        <w:rPr>
          <w:spacing w:val="-2"/>
        </w:rPr>
        <w:lastRenderedPageBreak/>
        <w:t>RESULTS</w:t>
      </w:r>
    </w:p>
    <w:p w:rsidR="004F51C0" w:rsidRDefault="004F51C0" w:rsidP="004F51C0">
      <w:pPr>
        <w:pStyle w:val="Heading1"/>
        <w:tabs>
          <w:tab w:val="left" w:pos="661"/>
        </w:tabs>
        <w:ind w:left="0" w:firstLine="0"/>
        <w:jc w:val="center"/>
      </w:pPr>
    </w:p>
    <w:p>
      <w:pPr>
        <w:pStyle w:val="BodyText"/>
        <w:ind w:firstLine="113"/>
        <w:jc w:val="both"/>
        <w:rPr/>
      </w:pPr>
      <w:r>
        <w:t xml:space="preserve">Table 2 reports test performance at a 6-hour horizon. All models fall between AUROC 0.696 and 0.787, and the best seven, from GRU-D (0.787) to LSTM (0.770), have overlapping 95% confidence intervals: deep sequence models do not outperform gradient boosting. ICU length of stay alone reaches AUROC 0.673, so part of every model’s discrimination comes from time in the ICU.</w:t>
      </w:r>
    </w:p>
    <w:p>
      <w:pPr>
        <w:pStyle w:val="BodyText"/>
        <w:ind w:firstLine="113"/>
        <w:jc w:val="both"/>
        <w:rPr/>
      </w:pPr>
    </w:p>
    <w:p>
      <w:pPr>
        <w:widowControl/>
        <w:autoSpaceDE/>
        <w:autoSpaceDN/>
        <w:jc w:val="center"/>
        <w:rPr/>
      </w:pPr>
      <w:commentRangeStart w:id="2"/>
      <w:r>
        <w:rPr>
          <w:b/>
          <w:bCs/>
          <w:sz w:val="18"/>
          <w:szCs w:val="18"/>
        </w:rPr>
        <w:t xml:space="preserve">TABLE 2. </w:t>
      </w:r>
      <w:r>
        <w:rPr>
          <w:bCs/>
          <w:sz w:val="18"/>
          <w:szCs w:val="18"/>
        </w:rPr>
        <w:t xml:space="preserve">Test performance at a 6-hour prediction horizon (2,092 test patients, 1.1% positive hours). AUROC: mean ± standard deviation over seeds; 95% CI: 1,000 patient-level bootstrap resamples of the seed-ensemble prediction.</w:t>
      </w:r>
      <w:commentRangeEnd w:id="2"/>
      <w:r>
        <w:commentReference w:id="2"/>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00"/>
        <w:gridCol w:w="1550"/>
        <w:gridCol w:w="1550"/>
        <w:gridCol w:w="1000"/>
        <w:gridCol w:w="2500"/>
      </w:tblGrid>
      <w:tr>
        <w:trPr/>
        <w:tc>
          <w:tcPr>
            <w:tcW w:w="2300" w:type="dxa"/>
          </w:tcPr>
          <w:p>
            <w:pPr>
              <w:spacing w:before="20" w:after="20"/>
              <w:jc w:val="left"/>
              <w:rPr/>
            </w:pPr>
            <w:r>
              <w:rPr>
                <w:b/>
                <w:spacing w:val="-2"/>
                <w:sz w:val="18"/>
                <w:szCs w:val="18"/>
              </w:rPr>
              <w:t xml:space="preserve">Model</w:t>
            </w:r>
          </w:p>
        </w:tc>
        <w:tc>
          <w:tcPr>
            <w:tcW w:w="700" w:type="dxa"/>
          </w:tcPr>
          <w:p>
            <w:pPr>
              <w:spacing w:before="20" w:after="20"/>
              <w:jc w:val="center"/>
              <w:rPr/>
            </w:pPr>
            <w:r>
              <w:rPr>
                <w:b/>
                <w:spacing w:val="-2"/>
                <w:sz w:val="18"/>
                <w:szCs w:val="18"/>
              </w:rPr>
              <w:t xml:space="preserve">Seeds</w:t>
            </w:r>
          </w:p>
        </w:tc>
        <w:tc>
          <w:tcPr>
            <w:tcW w:w="1550" w:type="dxa"/>
          </w:tcPr>
          <w:p>
            <w:pPr>
              <w:spacing w:before="20" w:after="20"/>
              <w:jc w:val="center"/>
              <w:rPr/>
            </w:pPr>
            <w:r>
              <w:rPr>
                <w:b/>
                <w:spacing w:val="-2"/>
                <w:sz w:val="18"/>
                <w:szCs w:val="18"/>
              </w:rPr>
              <w:t xml:space="preserve">AUROC</w:t>
            </w:r>
          </w:p>
        </w:tc>
        <w:tc>
          <w:tcPr>
            <w:tcW w:w="1550" w:type="dxa"/>
          </w:tcPr>
          <w:p>
            <w:pPr>
              <w:spacing w:before="20" w:after="20"/>
              <w:jc w:val="center"/>
              <w:rPr/>
            </w:pPr>
            <w:r>
              <w:rPr>
                <w:b/>
                <w:spacing w:val="-2"/>
                <w:sz w:val="18"/>
                <w:szCs w:val="18"/>
              </w:rPr>
              <w:t xml:space="preserve">AUROC 95% CI</w:t>
            </w:r>
          </w:p>
        </w:tc>
        <w:tc>
          <w:tcPr>
            <w:tcW w:w="1000" w:type="dxa"/>
          </w:tcPr>
          <w:p>
            <w:pPr>
              <w:spacing w:before="20" w:after="20"/>
              <w:jc w:val="center"/>
              <w:rPr/>
            </w:pPr>
            <w:r>
              <w:rPr>
                <w:b/>
                <w:spacing w:val="-2"/>
                <w:sz w:val="18"/>
                <w:szCs w:val="18"/>
              </w:rPr>
              <w:t xml:space="preserve">AUPRC</w:t>
            </w:r>
          </w:p>
        </w:tc>
        <w:tc>
          <w:tcPr>
            <w:tcW w:w="2500" w:type="dxa"/>
          </w:tcPr>
          <w:p>
            <w:pPr>
              <w:spacing w:before="20" w:after="20"/>
              <w:jc w:val="center"/>
              <w:rPr/>
            </w:pPr>
            <w:r>
              <w:rPr>
                <w:b/>
                <w:spacing w:val="-2"/>
                <w:sz w:val="18"/>
                <w:szCs w:val="18"/>
              </w:rPr>
              <w:t xml:space="preserve">Sensitivity at 80% specificity</w:t>
            </w:r>
          </w:p>
        </w:tc>
      </w:tr>
      <w:tr>
        <w:trPr/>
        <w:tc>
          <w:tcPr>
            <w:tcW w:w="2300" w:type="dxa"/>
          </w:tcPr>
          <w:p>
            <w:pPr>
              <w:spacing w:before="20" w:after="20"/>
              <w:jc w:val="left"/>
              <w:rPr/>
            </w:pPr>
            <w:r>
              <w:rPr>
                <w:spacing w:val="-2"/>
                <w:sz w:val="18"/>
                <w:szCs w:val="18"/>
              </w:rPr>
              <w:t xml:space="preserve">GRU-D</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0.787 ± 0.009</w:t>
            </w:r>
          </w:p>
        </w:tc>
        <w:tc>
          <w:tcPr>
            <w:tcW w:w="1550" w:type="dxa"/>
          </w:tcPr>
          <w:p>
            <w:pPr>
              <w:spacing w:before="20" w:after="20"/>
              <w:jc w:val="center"/>
              <w:rPr/>
            </w:pPr>
            <w:r>
              <w:rPr>
                <w:spacing w:val="-2"/>
                <w:sz w:val="18"/>
                <w:szCs w:val="18"/>
              </w:rPr>
              <w:t xml:space="preserve">0.761–0.829</w:t>
            </w:r>
          </w:p>
        </w:tc>
        <w:tc>
          <w:tcPr>
            <w:tcW w:w="1000" w:type="dxa"/>
          </w:tcPr>
          <w:p>
            <w:pPr>
              <w:spacing w:before="20" w:after="20"/>
              <w:jc w:val="center"/>
              <w:rPr/>
            </w:pPr>
            <w:r>
              <w:rPr>
                <w:spacing w:val="-2"/>
                <w:sz w:val="18"/>
                <w:szCs w:val="18"/>
              </w:rPr>
              <w:t xml:space="preserve">0.056</w:t>
            </w:r>
          </w:p>
        </w:tc>
        <w:tc>
          <w:tcPr>
            <w:tcW w:w="2500" w:type="dxa"/>
          </w:tcPr>
          <w:p>
            <w:pPr>
              <w:spacing w:before="20" w:after="20"/>
              <w:jc w:val="center"/>
              <w:rPr/>
            </w:pPr>
            <w:r>
              <w:rPr>
                <w:spacing w:val="-2"/>
                <w:sz w:val="18"/>
                <w:szCs w:val="18"/>
              </w:rPr>
              <w:t xml:space="preserve">0.64</w:t>
            </w:r>
          </w:p>
        </w:tc>
      </w:tr>
      <w:tr>
        <w:trPr/>
        <w:tc>
          <w:tcPr>
            <w:tcW w:w="2300" w:type="dxa"/>
          </w:tcPr>
          <w:p>
            <w:pPr>
              <w:spacing w:before="20" w:after="20"/>
              <w:jc w:val="left"/>
              <w:rPr/>
            </w:pPr>
            <w:r>
              <w:rPr>
                <w:spacing w:val="-2"/>
                <w:sz w:val="18"/>
                <w:szCs w:val="18"/>
              </w:rPr>
              <w:t xml:space="preserve">XGBoost</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0.784 ± 0.003</w:t>
            </w:r>
          </w:p>
        </w:tc>
        <w:tc>
          <w:tcPr>
            <w:tcW w:w="1550" w:type="dxa"/>
          </w:tcPr>
          <w:p>
            <w:pPr>
              <w:spacing w:before="20" w:after="20"/>
              <w:jc w:val="center"/>
              <w:rPr/>
            </w:pPr>
            <w:r>
              <w:rPr>
                <w:spacing w:val="-2"/>
                <w:sz w:val="18"/>
                <w:szCs w:val="18"/>
              </w:rPr>
              <w:t xml:space="preserve">0.753–0.820</w:t>
            </w:r>
          </w:p>
        </w:tc>
        <w:tc>
          <w:tcPr>
            <w:tcW w:w="1000" w:type="dxa"/>
          </w:tcPr>
          <w:p>
            <w:pPr>
              <w:spacing w:before="20" w:after="20"/>
              <w:jc w:val="center"/>
              <w:rPr/>
            </w:pPr>
            <w:r>
              <w:rPr>
                <w:spacing w:val="-2"/>
                <w:sz w:val="18"/>
                <w:szCs w:val="18"/>
              </w:rPr>
              <w:t xml:space="preserve">0.058</w:t>
            </w:r>
          </w:p>
        </w:tc>
        <w:tc>
          <w:tcPr>
            <w:tcW w:w="2500" w:type="dxa"/>
          </w:tcPr>
          <w:p>
            <w:pPr>
              <w:spacing w:before="20" w:after="20"/>
              <w:jc w:val="center"/>
              <w:rPr/>
            </w:pPr>
            <w:r>
              <w:rPr>
                <w:spacing w:val="-2"/>
                <w:sz w:val="18"/>
                <w:szCs w:val="18"/>
              </w:rPr>
              <w:t xml:space="preserve">0.62</w:t>
            </w:r>
          </w:p>
        </w:tc>
      </w:tr>
      <w:tr>
        <w:trPr/>
        <w:tc>
          <w:tcPr>
            <w:tcW w:w="2300" w:type="dxa"/>
          </w:tcPr>
          <w:p>
            <w:pPr>
              <w:spacing w:before="20" w:after="20"/>
              <w:jc w:val="left"/>
              <w:rPr/>
            </w:pPr>
            <w:r>
              <w:rPr>
                <w:spacing w:val="-2"/>
                <w:sz w:val="18"/>
                <w:szCs w:val="18"/>
              </w:rPr>
              <w:t xml:space="preserve">CNN–LSTM</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0.782 ± 0.010</w:t>
            </w:r>
          </w:p>
        </w:tc>
        <w:tc>
          <w:tcPr>
            <w:tcW w:w="1550" w:type="dxa"/>
          </w:tcPr>
          <w:p>
            <w:pPr>
              <w:spacing w:before="20" w:after="20"/>
              <w:jc w:val="center"/>
              <w:rPr/>
            </w:pPr>
            <w:r>
              <w:rPr>
                <w:spacing w:val="-2"/>
                <w:sz w:val="18"/>
                <w:szCs w:val="18"/>
              </w:rPr>
              <w:t xml:space="preserve">0.759–0.824</w:t>
            </w:r>
          </w:p>
        </w:tc>
        <w:tc>
          <w:tcPr>
            <w:tcW w:w="1000" w:type="dxa"/>
          </w:tcPr>
          <w:p>
            <w:pPr>
              <w:spacing w:before="20" w:after="20"/>
              <w:jc w:val="center"/>
              <w:rPr/>
            </w:pPr>
            <w:r>
              <w:rPr>
                <w:spacing w:val="-2"/>
                <w:sz w:val="18"/>
                <w:szCs w:val="18"/>
              </w:rPr>
              <w:t xml:space="preserve">0.050</w:t>
            </w:r>
          </w:p>
        </w:tc>
        <w:tc>
          <w:tcPr>
            <w:tcW w:w="2500" w:type="dxa"/>
          </w:tcPr>
          <w:p>
            <w:pPr>
              <w:spacing w:before="20" w:after="20"/>
              <w:jc w:val="center"/>
              <w:rPr/>
            </w:pPr>
            <w:r>
              <w:rPr>
                <w:spacing w:val="-2"/>
                <w:sz w:val="18"/>
                <w:szCs w:val="18"/>
              </w:rPr>
              <w:t xml:space="preserve">0.62</w:t>
            </w:r>
          </w:p>
        </w:tc>
      </w:tr>
      <w:tr>
        <w:trPr/>
        <w:tc>
          <w:tcPr>
            <w:tcW w:w="2300" w:type="dxa"/>
          </w:tcPr>
          <w:p>
            <w:pPr>
              <w:spacing w:before="20" w:after="20"/>
              <w:jc w:val="left"/>
              <w:rPr/>
            </w:pPr>
            <w:r>
              <w:rPr>
                <w:spacing w:val="-2"/>
                <w:sz w:val="18"/>
                <w:szCs w:val="18"/>
              </w:rPr>
              <w:t xml:space="preserve">HistGradientBoosting</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0.777 ± 0.003</w:t>
            </w:r>
          </w:p>
        </w:tc>
        <w:tc>
          <w:tcPr>
            <w:tcW w:w="1550" w:type="dxa"/>
          </w:tcPr>
          <w:p>
            <w:pPr>
              <w:spacing w:before="20" w:after="20"/>
              <w:jc w:val="center"/>
              <w:rPr/>
            </w:pPr>
            <w:r>
              <w:rPr>
                <w:spacing w:val="-2"/>
                <w:sz w:val="18"/>
                <w:szCs w:val="18"/>
              </w:rPr>
              <w:t xml:space="preserve">0.745–0.818</w:t>
            </w:r>
          </w:p>
        </w:tc>
        <w:tc>
          <w:tcPr>
            <w:tcW w:w="1000" w:type="dxa"/>
          </w:tcPr>
          <w:p>
            <w:pPr>
              <w:spacing w:before="20" w:after="20"/>
              <w:jc w:val="center"/>
              <w:rPr/>
            </w:pPr>
            <w:r>
              <w:rPr>
                <w:spacing w:val="-2"/>
                <w:sz w:val="18"/>
                <w:szCs w:val="18"/>
              </w:rPr>
              <w:t xml:space="preserve">0.059</w:t>
            </w:r>
          </w:p>
        </w:tc>
        <w:tc>
          <w:tcPr>
            <w:tcW w:w="2500" w:type="dxa"/>
          </w:tcPr>
          <w:p>
            <w:pPr>
              <w:spacing w:before="20" w:after="20"/>
              <w:jc w:val="center"/>
              <w:rPr/>
            </w:pPr>
            <w:r>
              <w:rPr>
                <w:spacing w:val="-2"/>
                <w:sz w:val="18"/>
                <w:szCs w:val="18"/>
              </w:rPr>
              <w:t xml:space="preserve">0.63</w:t>
            </w:r>
          </w:p>
        </w:tc>
      </w:tr>
      <w:tr>
        <w:trPr/>
        <w:tc>
          <w:tcPr>
            <w:tcW w:w="2300" w:type="dxa"/>
          </w:tcPr>
          <w:p>
            <w:pPr>
              <w:spacing w:before="20" w:after="20"/>
              <w:jc w:val="left"/>
              <w:rPr/>
            </w:pPr>
            <w:r>
              <w:rPr>
                <w:spacing w:val="-2"/>
                <w:sz w:val="18"/>
                <w:szCs w:val="18"/>
              </w:rPr>
              <w:t xml:space="preserve">Random Forest</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0.775 ± 0.000</w:t>
            </w:r>
          </w:p>
        </w:tc>
        <w:tc>
          <w:tcPr>
            <w:tcW w:w="1550" w:type="dxa"/>
          </w:tcPr>
          <w:p>
            <w:pPr>
              <w:spacing w:before="20" w:after="20"/>
              <w:jc w:val="center"/>
              <w:rPr/>
            </w:pPr>
            <w:r>
              <w:rPr>
                <w:spacing w:val="-2"/>
                <w:sz w:val="18"/>
                <w:szCs w:val="18"/>
              </w:rPr>
              <w:t xml:space="preserve">0.741–0.811</w:t>
            </w:r>
          </w:p>
        </w:tc>
        <w:tc>
          <w:tcPr>
            <w:tcW w:w="1000" w:type="dxa"/>
          </w:tcPr>
          <w:p>
            <w:pPr>
              <w:spacing w:before="20" w:after="20"/>
              <w:jc w:val="center"/>
              <w:rPr/>
            </w:pPr>
            <w:r>
              <w:rPr>
                <w:spacing w:val="-2"/>
                <w:sz w:val="18"/>
                <w:szCs w:val="18"/>
              </w:rPr>
              <w:t xml:space="preserve">0.057</w:t>
            </w:r>
          </w:p>
        </w:tc>
        <w:tc>
          <w:tcPr>
            <w:tcW w:w="2500" w:type="dxa"/>
          </w:tcPr>
          <w:p>
            <w:pPr>
              <w:spacing w:before="20" w:after="20"/>
              <w:jc w:val="center"/>
              <w:rPr/>
            </w:pPr>
            <w:r>
              <w:rPr>
                <w:spacing w:val="-2"/>
                <w:sz w:val="18"/>
                <w:szCs w:val="18"/>
              </w:rPr>
              <w:t xml:space="preserve">0.62</w:t>
            </w:r>
          </w:p>
        </w:tc>
      </w:tr>
      <w:tr>
        <w:trPr/>
        <w:tc>
          <w:tcPr>
            <w:tcW w:w="2300" w:type="dxa"/>
          </w:tcPr>
          <w:p>
            <w:pPr>
              <w:spacing w:before="20" w:after="20"/>
              <w:jc w:val="left"/>
              <w:rPr/>
            </w:pPr>
            <w:r>
              <w:rPr>
                <w:spacing w:val="-2"/>
                <w:sz w:val="18"/>
                <w:szCs w:val="18"/>
              </w:rPr>
              <w:t xml:space="preserve">Transformer</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0.772 ± 0.006</w:t>
            </w:r>
          </w:p>
        </w:tc>
        <w:tc>
          <w:tcPr>
            <w:tcW w:w="1550" w:type="dxa"/>
          </w:tcPr>
          <w:p>
            <w:pPr>
              <w:spacing w:before="20" w:after="20"/>
              <w:jc w:val="center"/>
              <w:rPr/>
            </w:pPr>
            <w:r>
              <w:rPr>
                <w:spacing w:val="-2"/>
                <w:sz w:val="18"/>
                <w:szCs w:val="18"/>
              </w:rPr>
              <w:t xml:space="preserve">0.750–0.817</w:t>
            </w:r>
          </w:p>
        </w:tc>
        <w:tc>
          <w:tcPr>
            <w:tcW w:w="1000" w:type="dxa"/>
          </w:tcPr>
          <w:p>
            <w:pPr>
              <w:spacing w:before="20" w:after="20"/>
              <w:jc w:val="center"/>
              <w:rPr/>
            </w:pPr>
            <w:r>
              <w:rPr>
                <w:spacing w:val="-2"/>
                <w:sz w:val="18"/>
                <w:szCs w:val="18"/>
              </w:rPr>
              <w:t xml:space="preserve">0.056</w:t>
            </w:r>
          </w:p>
        </w:tc>
        <w:tc>
          <w:tcPr>
            <w:tcW w:w="2500" w:type="dxa"/>
          </w:tcPr>
          <w:p>
            <w:pPr>
              <w:spacing w:before="20" w:after="20"/>
              <w:jc w:val="center"/>
              <w:rPr/>
            </w:pPr>
            <w:r>
              <w:rPr>
                <w:spacing w:val="-2"/>
                <w:sz w:val="18"/>
                <w:szCs w:val="18"/>
              </w:rPr>
              <w:t xml:space="preserve">0.59</w:t>
            </w:r>
          </w:p>
        </w:tc>
      </w:tr>
      <w:tr>
        <w:trPr/>
        <w:tc>
          <w:tcPr>
            <w:tcW w:w="2300" w:type="dxa"/>
          </w:tcPr>
          <w:p>
            <w:pPr>
              <w:spacing w:before="20" w:after="20"/>
              <w:jc w:val="left"/>
              <w:rPr/>
            </w:pPr>
            <w:r>
              <w:rPr>
                <w:spacing w:val="-2"/>
                <w:sz w:val="18"/>
                <w:szCs w:val="18"/>
              </w:rPr>
              <w:t xml:space="preserve">LSTM</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0.770 ± 0.012</w:t>
            </w:r>
          </w:p>
        </w:tc>
        <w:tc>
          <w:tcPr>
            <w:tcW w:w="1550" w:type="dxa"/>
          </w:tcPr>
          <w:p>
            <w:pPr>
              <w:spacing w:before="20" w:after="20"/>
              <w:jc w:val="center"/>
              <w:rPr/>
            </w:pPr>
            <w:r>
              <w:rPr>
                <w:spacing w:val="-2"/>
                <w:sz w:val="18"/>
                <w:szCs w:val="18"/>
              </w:rPr>
              <w:t xml:space="preserve">0.741–0.809</w:t>
            </w:r>
          </w:p>
        </w:tc>
        <w:tc>
          <w:tcPr>
            <w:tcW w:w="1000" w:type="dxa"/>
          </w:tcPr>
          <w:p>
            <w:pPr>
              <w:spacing w:before="20" w:after="20"/>
              <w:jc w:val="center"/>
              <w:rPr/>
            </w:pPr>
            <w:r>
              <w:rPr>
                <w:spacing w:val="-2"/>
                <w:sz w:val="18"/>
                <w:szCs w:val="18"/>
              </w:rPr>
              <w:t xml:space="preserve">0.050</w:t>
            </w:r>
          </w:p>
        </w:tc>
        <w:tc>
          <w:tcPr>
            <w:tcW w:w="2500" w:type="dxa"/>
          </w:tcPr>
          <w:p>
            <w:pPr>
              <w:spacing w:before="20" w:after="20"/>
              <w:jc w:val="center"/>
              <w:rPr/>
            </w:pPr>
            <w:r>
              <w:rPr>
                <w:spacing w:val="-2"/>
                <w:sz w:val="18"/>
                <w:szCs w:val="18"/>
              </w:rPr>
              <w:t xml:space="preserve">0.60</w:t>
            </w:r>
          </w:p>
        </w:tc>
      </w:tr>
      <w:tr>
        <w:trPr/>
        <w:tc>
          <w:tcPr>
            <w:tcW w:w="2300" w:type="dxa"/>
          </w:tcPr>
          <w:p>
            <w:pPr>
              <w:spacing w:before="20" w:after="20"/>
              <w:jc w:val="left"/>
              <w:rPr/>
            </w:pPr>
            <w:r>
              <w:rPr>
                <w:spacing w:val="-2"/>
                <w:sz w:val="18"/>
                <w:szCs w:val="18"/>
              </w:rPr>
              <w:t xml:space="preserve">Decision Tree</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0.757</w:t>
            </w:r>
          </w:p>
        </w:tc>
        <w:tc>
          <w:tcPr>
            <w:tcW w:w="1550" w:type="dxa"/>
          </w:tcPr>
          <w:p>
            <w:pPr>
              <w:spacing w:before="20" w:after="20"/>
              <w:jc w:val="center"/>
              <w:rPr/>
            </w:pPr>
            <w:r>
              <w:rPr>
                <w:spacing w:val="-2"/>
                <w:sz w:val="18"/>
                <w:szCs w:val="18"/>
              </w:rPr>
              <w:t xml:space="preserve">0.724–0.792</w:t>
            </w:r>
          </w:p>
        </w:tc>
        <w:tc>
          <w:tcPr>
            <w:tcW w:w="1000" w:type="dxa"/>
          </w:tcPr>
          <w:p>
            <w:pPr>
              <w:spacing w:before="20" w:after="20"/>
              <w:jc w:val="center"/>
              <w:rPr/>
            </w:pPr>
            <w:r>
              <w:rPr>
                <w:spacing w:val="-2"/>
                <w:sz w:val="18"/>
                <w:szCs w:val="18"/>
              </w:rPr>
              <w:t xml:space="preserve">0.053</w:t>
            </w:r>
          </w:p>
        </w:tc>
        <w:tc>
          <w:tcPr>
            <w:tcW w:w="2500" w:type="dxa"/>
          </w:tcPr>
          <w:p>
            <w:pPr>
              <w:spacing w:before="20" w:after="20"/>
              <w:jc w:val="center"/>
              <w:rPr/>
            </w:pPr>
            <w:r>
              <w:rPr>
                <w:spacing w:val="-2"/>
                <w:sz w:val="18"/>
                <w:szCs w:val="18"/>
              </w:rPr>
              <w:t xml:space="preserve">0.55</w:t>
            </w:r>
          </w:p>
        </w:tc>
      </w:tr>
      <w:tr>
        <w:trPr/>
        <w:tc>
          <w:tcPr>
            <w:tcW w:w="2300" w:type="dxa"/>
          </w:tcPr>
          <w:p>
            <w:pPr>
              <w:spacing w:before="20" w:after="20"/>
              <w:jc w:val="left"/>
              <w:rPr/>
            </w:pPr>
            <w:r>
              <w:rPr>
                <w:spacing w:val="-2"/>
                <w:sz w:val="18"/>
                <w:szCs w:val="18"/>
              </w:rPr>
              <w:t xml:space="preserve">Logistic Regression</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0.744</w:t>
            </w:r>
          </w:p>
        </w:tc>
        <w:tc>
          <w:tcPr>
            <w:tcW w:w="1550" w:type="dxa"/>
          </w:tcPr>
          <w:p>
            <w:pPr>
              <w:spacing w:before="20" w:after="20"/>
              <w:jc w:val="center"/>
              <w:rPr/>
            </w:pPr>
            <w:r>
              <w:rPr>
                <w:spacing w:val="-2"/>
                <w:sz w:val="18"/>
                <w:szCs w:val="18"/>
              </w:rPr>
              <w:t xml:space="preserve">0.706–0.779</w:t>
            </w:r>
          </w:p>
        </w:tc>
        <w:tc>
          <w:tcPr>
            <w:tcW w:w="1000" w:type="dxa"/>
          </w:tcPr>
          <w:p>
            <w:pPr>
              <w:spacing w:before="20" w:after="20"/>
              <w:jc w:val="center"/>
              <w:rPr/>
            </w:pPr>
            <w:r>
              <w:rPr>
                <w:spacing w:val="-2"/>
                <w:sz w:val="18"/>
                <w:szCs w:val="18"/>
              </w:rPr>
              <w:t xml:space="preserve">0.063</w:t>
            </w:r>
          </w:p>
        </w:tc>
        <w:tc>
          <w:tcPr>
            <w:tcW w:w="2500" w:type="dxa"/>
          </w:tcPr>
          <w:p>
            <w:pPr>
              <w:spacing w:before="20" w:after="20"/>
              <w:jc w:val="center"/>
              <w:rPr/>
            </w:pPr>
            <w:r>
              <w:rPr>
                <w:spacing w:val="-2"/>
                <w:sz w:val="18"/>
                <w:szCs w:val="18"/>
              </w:rPr>
              <w:t xml:space="preserve">0.57</w:t>
            </w:r>
          </w:p>
        </w:tc>
      </w:tr>
      <w:tr>
        <w:trPr/>
        <w:tc>
          <w:tcPr>
            <w:tcW w:w="2300" w:type="dxa"/>
          </w:tcPr>
          <w:p>
            <w:pPr>
              <w:spacing w:before="20" w:after="20"/>
              <w:jc w:val="left"/>
              <w:rPr/>
            </w:pPr>
            <w:r>
              <w:rPr>
                <w:spacing w:val="-2"/>
                <w:sz w:val="18"/>
                <w:szCs w:val="18"/>
              </w:rPr>
              <w:t xml:space="preserve">Neural network (MLP)</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0.741 ± 0.024</w:t>
            </w:r>
          </w:p>
        </w:tc>
        <w:tc>
          <w:tcPr>
            <w:tcW w:w="1550" w:type="dxa"/>
          </w:tcPr>
          <w:p>
            <w:pPr>
              <w:spacing w:before="20" w:after="20"/>
              <w:jc w:val="center"/>
              <w:rPr/>
            </w:pPr>
            <w:r>
              <w:rPr>
                <w:spacing w:val="-2"/>
                <w:sz w:val="18"/>
                <w:szCs w:val="18"/>
              </w:rPr>
              <w:t xml:space="preserve">0.715–0.784</w:t>
            </w:r>
          </w:p>
        </w:tc>
        <w:tc>
          <w:tcPr>
            <w:tcW w:w="1000" w:type="dxa"/>
          </w:tcPr>
          <w:p>
            <w:pPr>
              <w:spacing w:before="20" w:after="20"/>
              <w:jc w:val="center"/>
              <w:rPr/>
            </w:pPr>
            <w:r>
              <w:rPr>
                <w:spacing w:val="-2"/>
                <w:sz w:val="18"/>
                <w:szCs w:val="18"/>
              </w:rPr>
              <w:t xml:space="preserve">0.054</w:t>
            </w:r>
          </w:p>
        </w:tc>
        <w:tc>
          <w:tcPr>
            <w:tcW w:w="2500" w:type="dxa"/>
          </w:tcPr>
          <w:p>
            <w:pPr>
              <w:spacing w:before="20" w:after="20"/>
              <w:jc w:val="center"/>
              <w:rPr/>
            </w:pPr>
            <w:r>
              <w:rPr>
                <w:spacing w:val="-2"/>
                <w:sz w:val="18"/>
                <w:szCs w:val="18"/>
              </w:rPr>
              <w:t xml:space="preserve">0.58</w:t>
            </w:r>
          </w:p>
        </w:tc>
      </w:tr>
      <w:tr>
        <w:trPr/>
        <w:tc>
          <w:tcPr>
            <w:tcW w:w="2300" w:type="dxa"/>
          </w:tcPr>
          <w:p>
            <w:pPr>
              <w:spacing w:before="20" w:after="20"/>
              <w:jc w:val="left"/>
              <w:rPr/>
            </w:pPr>
            <w:r>
              <w:rPr>
                <w:spacing w:val="-2"/>
                <w:sz w:val="18"/>
                <w:szCs w:val="18"/>
              </w:rPr>
              <w:t xml:space="preserve">K-nearest neighbours</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0.696</w:t>
            </w:r>
          </w:p>
        </w:tc>
        <w:tc>
          <w:tcPr>
            <w:tcW w:w="1550" w:type="dxa"/>
          </w:tcPr>
          <w:p>
            <w:pPr>
              <w:spacing w:before="20" w:after="20"/>
              <w:jc w:val="center"/>
              <w:rPr/>
            </w:pPr>
            <w:r>
              <w:rPr>
                <w:spacing w:val="-2"/>
                <w:sz w:val="18"/>
                <w:szCs w:val="18"/>
              </w:rPr>
              <w:t xml:space="preserve">0.664–0.733</w:t>
            </w:r>
          </w:p>
        </w:tc>
        <w:tc>
          <w:tcPr>
            <w:tcW w:w="1000" w:type="dxa"/>
          </w:tcPr>
          <w:p>
            <w:pPr>
              <w:spacing w:before="20" w:after="20"/>
              <w:jc w:val="center"/>
              <w:rPr/>
            </w:pPr>
            <w:r>
              <w:rPr>
                <w:spacing w:val="-2"/>
                <w:sz w:val="18"/>
                <w:szCs w:val="18"/>
              </w:rPr>
              <w:t xml:space="preserve">0.042</w:t>
            </w:r>
          </w:p>
        </w:tc>
        <w:tc>
          <w:tcPr>
            <w:tcW w:w="2500" w:type="dxa"/>
          </w:tcPr>
          <w:p>
            <w:pPr>
              <w:spacing w:before="20" w:after="20"/>
              <w:jc w:val="center"/>
              <w:rPr/>
            </w:pPr>
            <w:r>
              <w:rPr>
                <w:spacing w:val="-2"/>
                <w:sz w:val="18"/>
                <w:szCs w:val="18"/>
              </w:rPr>
              <w:t xml:space="preserve">0.40</w:t>
            </w:r>
          </w:p>
        </w:tc>
      </w:tr>
      <w:tr>
        <w:trPr/>
        <w:tc>
          <w:tcPr>
            <w:tcW w:w="2300" w:type="dxa"/>
          </w:tcPr>
          <w:p>
            <w:pPr>
              <w:spacing w:before="20" w:after="20"/>
              <w:jc w:val="left"/>
              <w:rPr/>
            </w:pPr>
            <w:r>
              <w:rPr>
                <w:spacing w:val="-2"/>
                <w:sz w:val="18"/>
                <w:szCs w:val="18"/>
              </w:rPr>
              <w:t xml:space="preserve">ICU length of stay only</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0.673</w:t>
            </w:r>
          </w:p>
        </w:tc>
        <w:tc>
          <w:tcPr>
            <w:tcW w:w="1550" w:type="dxa"/>
          </w:tcPr>
          <w:p>
            <w:pPr>
              <w:spacing w:before="20" w:after="20"/>
              <w:jc w:val="center"/>
              <w:rPr/>
            </w:pPr>
            <w:r>
              <w:rPr>
                <w:spacing w:val="-2"/>
                <w:sz w:val="18"/>
                <w:szCs w:val="18"/>
              </w:rPr>
              <w:t xml:space="preserve">0.621–0.728</w:t>
            </w:r>
          </w:p>
        </w:tc>
        <w:tc>
          <w:tcPr>
            <w:tcW w:w="1000" w:type="dxa"/>
          </w:tcPr>
          <w:p>
            <w:pPr>
              <w:spacing w:before="20" w:after="20"/>
              <w:jc w:val="center"/>
              <w:rPr/>
            </w:pPr>
            <w:r>
              <w:rPr>
                <w:spacing w:val="-2"/>
                <w:sz w:val="18"/>
                <w:szCs w:val="18"/>
              </w:rPr>
              <w:t xml:space="preserve">0.067</w:t>
            </w:r>
          </w:p>
        </w:tc>
        <w:tc>
          <w:tcPr>
            <w:tcW w:w="2500" w:type="dxa"/>
          </w:tcPr>
          <w:p>
            <w:pPr>
              <w:spacing w:before="20" w:after="20"/>
              <w:jc w:val="center"/>
              <w:rPr/>
            </w:pPr>
            <w:r>
              <w:rPr>
                <w:spacing w:val="-2"/>
                <w:sz w:val="18"/>
                <w:szCs w:val="18"/>
              </w:rPr>
              <w:t xml:space="preserve">0.55</w:t>
            </w:r>
          </w:p>
        </w:tc>
      </w:tr>
    </w:tbl>
    <w:p>
      <w:pPr>
        <w:pStyle w:val="BodyText"/>
        <w:ind w:firstLine="113"/>
        <w:jc w:val="both"/>
        <w:rPr/>
      </w:pPr>
    </w:p>
    <w:p>
      <w:pPr>
        <w:pStyle w:val="BodyText"/>
        <w:ind w:firstLine="113"/>
        <w:jc w:val="both"/>
        <w:rPr/>
      </w:pPr>
      <w:r>
        <w:t xml:space="preserve">At 1.1% prevalence, AUPRC values of 0.04–0.07 are about four to six times the chance level, and precision at the F1-optimal threshold is 9–11%: most alerts are false, so the system suits triage rather than diagnosis. Brier scores are only 2–3% better than predicting the base rate. Models trained on shuffled labels reach AUROC 0.40–0.41, and 0.69 when labels are shuffled only within 6-hour bins of ICU time, confirming that time in the ICU carries much of the signal. At 3 and 12 hours the same </w:t>
      </w:r>
      <w:r>
        <w:t xml:space="preserve">group of </w:t>
      </w:r>
      <w:r>
        <w:t xml:space="preserve">models </w:t>
      </w:r>
      <w:r>
        <w:t xml:space="preserve">leads (seed-mean AUROC: CNN-LSTM 0.796 and GRU-D 0.793 at 3 hours; XGBoost 0.799 at 12 hours; XGBoost</w:t>
      </w:r>
      <w:r>
        <w:t xml:space="preserve"> 0.780, </w:t>
      </w:r>
      <w:r>
        <w:t xml:space="preserve">0.784, 0.799</w:t>
      </w:r>
      <w:r>
        <w:t xml:space="preserve"> and</w:t>
      </w:r>
      <w:r>
        <w:t xml:space="preserve"> GRU-D 0.793, </w:t>
      </w:r>
      <w:r>
        <w:t xml:space="preserve">0.787,</w:t>
      </w:r>
      <w:r>
        <w:t xml:space="preserve"> 0.793 at 3, 6 and 12 hours).</w:t>
      </w:r>
    </w:p>
    <w:p>
      <w:pPr>
        <w:pStyle w:val="BodyText"/>
        <w:ind w:firstLine="113"/>
        <w:jc w:val="both"/>
        <w:rPr/>
      </w:pPr>
    </w:p>
    <w:p w:rsidR="006C35B7" w:rsidRDefault="006C35B7">
      <w:pPr>
        <w:pStyle w:val="BodyText"/>
        <w:spacing w:before="181"/>
      </w:pPr>
    </w:p>
    <w:p w:rsidR="006C35B7" w:rsidRDefault="006C35B7">
      <w:pPr>
        <w:pStyle w:val="BodyText"/>
        <w:spacing w:before="94"/>
      </w:pPr>
    </w:p>
    <w:p w:rsidR="004F51C0" w:rsidRPr="004F51C0" w:rsidRDefault="004F51C0" w:rsidP="004F51C0">
      <w:pPr>
        <w:pStyle w:val="BodyText"/>
        <w:spacing w:before="33"/>
        <w:jc w:val="center"/>
        <w:rPr>
          <w:b/>
          <w:bCs/>
          <w:sz w:val="18"/>
          <w:szCs w:val="18"/>
        </w:rPr>
      </w:pPr>
    </w:p>
    <w:p w:rsidR="0049250D" w:rsidRPr="0049250D" w:rsidRDefault="0049250D" w:rsidP="0049250D">
      <w:pPr>
        <w:pStyle w:val="BodyText"/>
        <w:ind w:left="432"/>
        <w:jc w:val="both"/>
        <w:rPr>
          <w:spacing w:val="-2"/>
        </w:rPr>
      </w:pPr>
    </w:p>
    <w:p w:rsidR="006C35B7" w:rsidRDefault="006C35B7">
      <w:pPr>
        <w:pStyle w:val="BodyText"/>
        <w:spacing w:before="14"/>
      </w:pPr>
    </w:p>
    <w:p>
      <w:pPr>
        <w:pStyle w:val="BodyText"/>
        <w:ind w:firstLine="113"/>
        <w:jc w:val="both"/>
        <w:rPr/>
      </w:pPr>
      <w:r>
        <w:drawing xmlns:a="http://schemas.openxmlformats.org/drawingml/2006/main" xmlns:pic="http://schemas.openxmlformats.org/drawingml/2006/picture">
          <wp:inline distT="0" distB="0" distL="0" distR="0">
            <wp:extent cx="5940000" cy="2052000"/>
            <wp:effectExtent l="0" t="0" r="0" b="0"/>
            <wp:docPr id="9201" name="figure5_risk_trajectory.png"/>
            <wp:cNvGraphicFramePr>
              <a:graphicFrameLocks noChangeAspect="1"/>
            </wp:cNvGraphicFramePr>
            <a:graphic>
              <a:graphicData uri="http://schemas.openxmlformats.org/drawingml/2006/picture">
                <pic:pic>
                  <pic:nvPicPr>
                    <pic:cNvPr id="9201" name="figure5_risk_trajectory.png"/>
                    <pic:cNvPicPr/>
                  </pic:nvPicPr>
                  <pic:blipFill>
                    <a:blip r:embed="rId902"/>
                    <a:stretch>
                      <a:fillRect/>
                    </a:stretch>
                  </pic:blipFill>
                  <pic:spPr>
                    <a:xfrm>
                      <a:off x="0" y="0"/>
                      <a:ext cx="5940000" cy="2052000"/>
                    </a:xfrm>
                    <a:prstGeom prst="rect">
                      <a:avLst/>
                    </a:prstGeom>
                  </pic:spPr>
                </pic:pic>
              </a:graphicData>
            </a:graphic>
          </wp:inline>
        </w:drawing>
      </w:r>
    </w:p>
    <w:p w:rsidR="0049250D" w:rsidRDefault="0049250D" w:rsidP="0049250D">
      <w:pPr>
        <w:pStyle w:val="BodyText"/>
        <w:spacing w:before="33"/>
        <w:jc w:val="center"/>
        <w:rPr>
          <w:b/>
          <w:bCs/>
          <w:sz w:val="18"/>
          <w:szCs w:val="18"/>
        </w:rPr>
      </w:pPr>
    </w:p>
    <w:p w:rsidR="0049250D" w:rsidRDefault="0049250D" w:rsidP="0049250D">
      <w:pPr>
        <w:pStyle w:val="BodyText"/>
        <w:spacing w:before="33"/>
        <w:jc w:val="center"/>
        <w:rPr>
          <w:sz w:val="18"/>
          <w:szCs w:val="18"/>
        </w:rPr>
      </w:pPr>
      <w:commentRangeStart w:id="3"/>
      <w:r>
        <w:rPr>
          <w:b/>
          <w:bCs/>
          <w:sz w:val="18"/>
          <w:szCs w:val="18"/>
        </w:rPr>
        <w:t xml:space="preserve">FIGURE </w:t>
      </w:r>
      <w:r>
        <w:rPr>
          <w:b/>
          <w:bCs/>
          <w:sz w:val="18"/>
          <w:szCs w:val="18"/>
        </w:rPr>
        <w:t xml:space="preserve">2.</w:t>
      </w:r>
      <w:r>
        <w:rPr>
          <w:b/>
          <w:bCs/>
          <w:sz w:val="18"/>
          <w:szCs w:val="18"/>
        </w:rPr>
        <w:t xml:space="preserve"> </w:t>
      </w:r>
      <w:r>
        <w:rPr>
          <w:sz w:val="18"/>
          <w:szCs w:val="18"/>
        </w:rPr>
        <w:t xml:space="preserve">Hour-by-hour risk from the Digital Twin (average of four deep sequence models, three seeds each) for two held-out test patients: a septic patient over the 24 hours before labelled onset (left) and a non-septic patient over the last 24 hours of the stay (right). The patients were chosen by a fixed rule (the septic patient whose onset is closest to the median onset; the non-septic patient of most similar length), not for appearance. Dashed lines are the Medium and High operating points (80% and 95% specificity on validation).</w:t>
      </w:r>
      <w:commentRangeEnd w:id="3"/>
      <w:r>
        <w:commentReference w:id="3"/>
      </w:r>
    </w:p>
    <w:p w:rsidR="0049250D" w:rsidRPr="0049250D" w:rsidRDefault="0049250D" w:rsidP="0049250D">
      <w:pPr>
        <w:pStyle w:val="BodyText"/>
        <w:ind w:firstLine="113"/>
        <w:jc w:val="both"/>
      </w:pPr>
    </w:p>
    <w:p w:rsidR="006C35B7" w:rsidRDefault="0024132C" w:rsidP="0049250D">
      <w:pPr>
        <w:pStyle w:val="BodyText"/>
        <w:ind w:firstLine="113"/>
        <w:jc w:val="both"/>
      </w:pPr>
      <w:r>
        <w:t xml:space="preserve">In the septic patient the calibrated probability of onset within 6 hours rose from 0.028 to 0.069 over the 24 hours before labelled onset (Fig. 2) and crossed the High threshold (0.032) about 20 hours before onset; the non-septic patient peaked at 0.030, below it. This is a single illustrative case and not an estimate of average lead time, which was not measured.</w:t>
      </w:r>
    </w:p>
    <w:p w:rsidR="0049250D" w:rsidRDefault="0049250D" w:rsidP="0049250D">
      <w:pPr>
        <w:pStyle w:val="BodyText"/>
        <w:ind w:firstLine="113"/>
        <w:jc w:val="both"/>
      </w:pPr>
    </w:p>
    <w:p>
      <w:pPr>
        <w:pStyle w:val="BodyText"/>
        <w:ind w:firstLine="113"/>
        <w:jc w:val="both"/>
        <w:rPr/>
      </w:pPr>
      <w:r>
        <w:drawing xmlns:a="http://schemas.openxmlformats.org/drawingml/2006/main" xmlns:pic="http://schemas.openxmlformats.org/drawingml/2006/picture">
          <wp:inline distT="0" distB="0" distL="0" distR="0">
            <wp:extent cx="4320000" cy="2592000"/>
            <wp:effectExtent l="0" t="0" r="0" b="0"/>
            <wp:docPr id="9202" name="figure6_shap_xgboost.png"/>
            <wp:cNvGraphicFramePr>
              <a:graphicFrameLocks noChangeAspect="1"/>
            </wp:cNvGraphicFramePr>
            <a:graphic>
              <a:graphicData uri="http://schemas.openxmlformats.org/drawingml/2006/picture">
                <pic:pic>
                  <pic:nvPicPr>
                    <pic:cNvPr id="9202" name="figure6_shap_xgboost.png"/>
                    <pic:cNvPicPr/>
                  </pic:nvPicPr>
                  <pic:blipFill>
                    <a:blip r:embed="rId903"/>
                    <a:stretch>
                      <a:fillRect/>
                    </a:stretch>
                  </pic:blipFill>
                  <pic:spPr>
                    <a:xfrm>
                      <a:off x="0" y="0"/>
                      <a:ext cx="4320000" cy="2592000"/>
                    </a:xfrm>
                    <a:prstGeom prst="rect">
                      <a:avLst/>
                    </a:prstGeom>
                  </pic:spPr>
                </pic:pic>
              </a:graphicData>
            </a:graphic>
          </wp:inline>
        </w:drawing>
      </w:r>
    </w:p>
    <w:p w:rsidR="0049250D" w:rsidRDefault="0049250D" w:rsidP="0049250D">
      <w:pPr>
        <w:pStyle w:val="BodyText"/>
        <w:spacing w:before="33"/>
        <w:jc w:val="center"/>
        <w:rPr>
          <w:b/>
          <w:bCs/>
          <w:sz w:val="18"/>
          <w:szCs w:val="18"/>
        </w:rPr>
      </w:pPr>
    </w:p>
    <w:p w:rsidR="0049250D" w:rsidRDefault="0024132C" w:rsidP="0049250D">
      <w:pPr>
        <w:pStyle w:val="BodyText"/>
        <w:spacing w:before="33"/>
        <w:jc w:val="center"/>
        <w:rPr>
          <w:b/>
          <w:bCs/>
          <w:sz w:val="18"/>
          <w:szCs w:val="18"/>
        </w:rPr>
      </w:pPr>
      <w:commentRangeStart w:id="4"/>
      <w:r>
        <w:rPr>
          <w:b/>
          <w:bCs/>
          <w:sz w:val="18"/>
          <w:szCs w:val="18"/>
        </w:rPr>
        <w:t xml:space="preserve">FIGURE </w:t>
      </w:r>
      <w:r>
        <w:rPr>
          <w:b/>
          <w:bCs/>
          <w:sz w:val="18"/>
          <w:szCs w:val="18"/>
        </w:rPr>
        <w:t xml:space="preserve">3.</w:t>
      </w:r>
      <w:r>
        <w:rPr>
          <w:b/>
          <w:bCs/>
          <w:sz w:val="18"/>
          <w:szCs w:val="18"/>
        </w:rPr>
        <w:t xml:space="preserve"> </w:t>
      </w:r>
      <w:r>
        <w:rPr>
          <w:sz w:val="18"/>
          <w:szCs w:val="18"/>
        </w:rPr>
        <w:t xml:space="preserve">Mean absolute TreeSHAP value (log-odds) of the ten most important features of the XGBoost model on held-out pre-onset hours.</w:t>
      </w:r>
      <w:r>
        <w:rPr>
          <w:b/>
          <w:bCs/>
          <w:sz w:val="18"/>
          <w:szCs w:val="18"/>
        </w:rPr>
        <w:t xml:space="preserve"> </w:t>
      </w:r>
      <w:commentRangeEnd w:id="4"/>
      <w:r>
        <w:commentReference w:id="4"/>
      </w:r>
    </w:p>
    <w:p w:rsidR="0049250D" w:rsidRPr="0049250D" w:rsidRDefault="0049250D" w:rsidP="0049250D">
      <w:pPr>
        <w:pStyle w:val="BodyText"/>
        <w:spacing w:before="33"/>
        <w:jc w:val="center"/>
        <w:rPr>
          <w:b/>
          <w:bCs/>
          <w:sz w:val="18"/>
          <w:szCs w:val="18"/>
        </w:rPr>
      </w:pPr>
    </w:p>
    <w:p>
      <w:pPr>
        <w:pStyle w:val="BodyText"/>
        <w:ind w:firstLine="113"/>
        <w:jc w:val="both"/>
        <w:rPr/>
      </w:pPr>
      <w:r>
        <w:t xml:space="preserve">Hour in ICU dominates (Fig. 3; mean |SHAP| 0.74), followed by hours since hospital admission (0.32), ICU unit (0.21), age (0.21) and the 6-hour mean arterial pressure (0.18); heart rate and respiratory rate follow (0.15). Lactate and white-cell count are not among the ten largest. The dominance of time in the ICU agrees with the length-of-stay-only reference (AUROC 0.673) and shows that part of the model’s discrimination reflects how long the patient has been in the unit rather than physiology. These attributions explain one model (XGBoost) only.</w:t>
      </w:r>
    </w:p>
    <w:p w:rsidR="006C35B7" w:rsidRPr="0049250D" w:rsidRDefault="006C35B7" w:rsidP="0049250D">
      <w:pPr>
        <w:pStyle w:val="BodyText"/>
        <w:ind w:firstLine="113"/>
        <w:jc w:val="both"/>
        <w:rPr>
          <w:b/>
          <w:bCs/>
        </w:rPr>
      </w:pPr>
    </w:p>
    <w:p w:rsidR="0049250D" w:rsidRDefault="0049250D" w:rsidP="0049250D">
      <w:pPr>
        <w:pStyle w:val="BodyText"/>
        <w:ind w:firstLine="113"/>
        <w:jc w:val="both"/>
      </w:pPr>
    </w:p>
    <w:p w:rsidR="006C35B7" w:rsidRDefault="0024132C" w:rsidP="0049250D">
      <w:pPr>
        <w:pStyle w:val="Heading1"/>
        <w:tabs>
          <w:tab w:val="left" w:pos="661"/>
        </w:tabs>
        <w:ind w:left="0" w:firstLine="0"/>
        <w:jc w:val="center"/>
        <w:rPr>
          <w:spacing w:val="-2"/>
        </w:rPr>
      </w:pPr>
      <w:r>
        <w:rPr>
          <w:spacing w:val="-2"/>
        </w:rPr>
        <w:t>DISCUSSION</w:t>
      </w:r>
    </w:p>
    <w:p w:rsidR="00AF799C" w:rsidRPr="0049250D" w:rsidRDefault="00AF799C" w:rsidP="0049250D">
      <w:pPr>
        <w:pStyle w:val="Heading1"/>
        <w:tabs>
          <w:tab w:val="left" w:pos="661"/>
        </w:tabs>
        <w:ind w:left="0" w:firstLine="0"/>
        <w:jc w:val="center"/>
        <w:rPr>
          <w:spacing w:val="-2"/>
        </w:rPr>
      </w:pPr>
    </w:p>
    <w:p w:rsidR="00AF799C" w:rsidRDefault="00AF799C">
      <w:pPr>
        <w:pStyle w:val="BodyText"/>
        <w:spacing w:before="210"/>
      </w:pPr>
    </w:p>
    <w:p w:rsidR="00870F08" w:rsidRDefault="00870F08" w:rsidP="00870F08">
      <w:pPr>
        <w:pStyle w:val="BodyText"/>
        <w:ind w:firstLine="113"/>
        <w:jc w:val="both"/>
      </w:pPr>
    </w:p>
    <w:p w:rsidR="006C35B7" w:rsidRDefault="0024132C" w:rsidP="00B66A23">
      <w:pPr>
        <w:pStyle w:val="BodyText"/>
        <w:ind w:firstLine="113"/>
        <w:jc w:val="both"/>
      </w:pPr>
      <w:r>
        <w:t xml:space="preserve">Under a leakage-safe protocol the evaluated models are statistically comparable. GRU-D, XGBoost and CNN–LSTM have the highest mean AUROC, but their confidence intervals overlap with those of Random Forest, HistGradientBoosting, Transformer and LSTM.</w:t>
      </w:r>
    </w:p>
    <w:p w:rsidR="006C35B7" w:rsidRDefault="006C35B7">
      <w:pPr>
        <w:pStyle w:val="BodyText"/>
        <w:spacing w:before="29"/>
      </w:pPr>
    </w:p>
    <w:p w:rsidR="006C35B7" w:rsidRDefault="0024132C" w:rsidP="00870F08">
      <w:pPr>
        <w:pStyle w:val="BodyText"/>
        <w:ind w:firstLine="113"/>
        <w:jc w:val="both"/>
      </w:pPr>
      <w:r>
        <w:t xml:space="preserve">Sequence-based models therefore offer no clear advantage over tree-based ensembles on this dataset, while ensembles are cheaper to run and easier to explain through feature importance. Logistic regression remains a useful interpretable baseline. SHAP-based explanations help clinicians see which variables drive each prediction, but they describe model behaviour, not causes.</w:t>
      </w:r>
    </w:p>
    <w:p w:rsidR="006C35B7" w:rsidRDefault="0024132C" w:rsidP="00870F08">
      <w:pPr>
        <w:pStyle w:val="BodyText"/>
        <w:ind w:firstLine="113"/>
        <w:jc w:val="both"/>
      </w:pPr>
      <w:r>
        <w:t xml:space="preserve">As a design recommendation (not evaluated here), from a clinical utility perspective,</w:t>
      </w:r>
      <w:r>
        <w:t xml:space="preserve"> an effective Digital Twin deployment should prioritize high recall to minimize missed sepsis cases; however, excessive false alarms can lead to alert fatigue and reduced trust in the system. To balance sensitivity and usability, a tiered alerting strategy is recommended. Low-risk increases are presented as informational signals on the dashboard to support passive monitoring, while medium-risk predictions trigger warning-level alerts that prompt clinician review. High-risk predictions, </w:t>
      </w:r>
      <w:r>
        <w:t xml:space="preserve">optionally accompanied by the largest reference-range deviations</w:t>
      </w:r>
      <w:r>
        <w:t xml:space="preserve">, generate action-level alerts that recommend immediate clinical intervention. Alert thresholds and probability calibration must be carefully tuned to align with local clinical workflows and acceptable false-alarm rates.</w:t>
      </w:r>
    </w:p>
    <w:p w:rsidR="006C35B7" w:rsidRDefault="006C35B7">
      <w:pPr>
        <w:pStyle w:val="BodyText"/>
        <w:spacing w:before="11"/>
      </w:pPr>
    </w:p>
    <w:p w:rsidR="006C35B7" w:rsidRDefault="0024132C" w:rsidP="00870F08">
      <w:pPr>
        <w:pStyle w:val="BodyText"/>
        <w:ind w:firstLine="113"/>
        <w:jc w:val="both"/>
      </w:pPr>
      <w:r>
        <w:t xml:space="preserve">Several limitations apply. Only one dataset and one patient split are used, and the</w:t>
      </w:r>
      <w:r>
        <w:t xml:space="preserve"> number of positive test patients is small </w:t>
      </w:r>
      <w:r>
        <w:t xml:space="preserve">(155 patients contribute the 860 positive hours)</w:t>
      </w:r>
      <w:r>
        <w:t xml:space="preserve">, so differences between models are uncertain. The dataset’s labelled onset precedes clinical onset by about 6 hours, and lead time before clinical onset was not measured. Precision at useful sensitivity is low, and calibration skill is modest. Deep learning models need substantial computation and, like all models here, external and prospective validation before clinical use. SHAP explanations approximate model behaviour and should not be read as causal evidence.</w:t>
      </w:r>
      <w:r>
        <w:t xml:space="preserve"> The dataset was imputed with column medians before we received it, so measurement patterns carry some signal and GRU-D’s missing-data handling is untested.</w:t>
      </w:r>
    </w:p>
    <w:p w:rsidR="006C35B7" w:rsidRDefault="006C35B7">
      <w:pPr>
        <w:pStyle w:val="BodyText"/>
      </w:pPr>
    </w:p>
    <w:p w:rsidR="006C35B7" w:rsidRDefault="006C35B7">
      <w:pPr>
        <w:pStyle w:val="BodyText"/>
      </w:pPr>
    </w:p>
    <w:p w:rsidR="006C35B7" w:rsidRDefault="006C35B7">
      <w:pPr>
        <w:pStyle w:val="BodyText"/>
        <w:spacing w:before="21"/>
      </w:pPr>
    </w:p>
    <w:p w:rsidR="006C35B7" w:rsidRDefault="0024132C" w:rsidP="00870F08">
      <w:pPr>
        <w:widowControl/>
        <w:autoSpaceDE/>
        <w:autoSpaceDN/>
        <w:ind w:left="289"/>
        <w:jc w:val="center"/>
        <w:rPr>
          <w:b/>
          <w:bCs/>
          <w:iCs/>
          <w:sz w:val="24"/>
          <w:szCs w:val="20"/>
        </w:rPr>
      </w:pPr>
      <w:r>
        <w:rPr>
          <w:b/>
          <w:bCs/>
          <w:iCs/>
          <w:sz w:val="24"/>
          <w:szCs w:val="20"/>
        </w:rPr>
        <w:t>PRACTICAL DEPLOYMENT CONSIDERATIONS</w:t>
      </w:r>
    </w:p>
    <w:p w:rsidR="00870F08" w:rsidRPr="00870F08" w:rsidRDefault="00870F08" w:rsidP="00870F08">
      <w:pPr>
        <w:widowControl/>
        <w:autoSpaceDE/>
        <w:autoSpaceDN/>
        <w:ind w:left="289"/>
        <w:jc w:val="center"/>
        <w:rPr>
          <w:b/>
          <w:bCs/>
          <w:iCs/>
          <w:sz w:val="24"/>
          <w:szCs w:val="20"/>
        </w:rPr>
      </w:pPr>
    </w:p>
    <w:p w:rsidR="006C35B7" w:rsidRDefault="0024132C" w:rsidP="00870F08">
      <w:pPr>
        <w:pStyle w:val="BodyText"/>
        <w:ind w:firstLine="113"/>
        <w:jc w:val="both"/>
      </w:pPr>
      <w:r>
        <w:t xml:space="preserve">From a computational and latency perspective, tabular models such as Logistic Regression, Random Forest, and XGBoost provide near-instant inference and are therefore well suited for frequent prediction updates in a clinical environment. In contrast, sequence-based models such as LSTM and Transformer architectures benefit from GPU acceleration due to their higher computational complexity; however, for early sepsis warning applications, batched inference at hourly intervals is typically </w:t>
      </w:r>
      <w:del w:id="30015" w:author="Ashwin Nair" w:date="2026-10-13T19:00:00Z">
        <w:r>
          <w:delText xml:space="preserve">sufficient and does</w:delText>
        </w:r>
      </w:del>
      <w:ins w:id="30016" w:author="Ashwin Nair" w:date="2026-10-13T19:00:00Z">
        <w:r>
          <w:t xml:space="preserve">sufficient; clinical utility was</w:t>
        </w:r>
      </w:ins>
      <w:r>
        <w:t xml:space="preserve"> not </w:t>
      </w:r>
      <w:del w:id="30013" w:author="Ashwin Nair" w:date="2026-10-13T19:00:00Z">
        <w:r>
          <w:delText xml:space="preserve">compromise clinical utility.</w:delText>
        </w:r>
      </w:del>
      <w:ins w:id="30014" w:author="Ashwin Nair" w:date="2026-10-13T19:00:00Z">
        <w:r>
          <w:t xml:space="preserve">evaluated here.</w:t>
        </w:r>
      </w:ins>
    </w:p>
    <w:p w:rsidR="006C35B7" w:rsidRDefault="006C35B7" w:rsidP="00870F08">
      <w:pPr>
        <w:pStyle w:val="BodyText"/>
        <w:ind w:firstLine="113"/>
        <w:jc w:val="both"/>
      </w:pPr>
    </w:p>
    <w:p w:rsidR="006C35B7" w:rsidRDefault="0024132C" w:rsidP="00870F08">
      <w:pPr>
        <w:pStyle w:val="BodyText"/>
        <w:ind w:firstLine="113"/>
        <w:jc w:val="both"/>
      </w:pPr>
      <w:r>
        <w:t xml:space="preserve">With respect to data governance and privacy, all data flows within the system must comply with applicable local and international healthcare regulations, such as HIPAA-equivalent standards. Patient data should be anonymized, encrypted at rest, and protected through strict access control mechanisms. In multi-institutional settings, federated learning approaches can be adopted to enable cross-hospital model training while avoiding the transfer of raw patient data, thereby enhancing privacy and regulatory compliance.</w:t>
      </w:r>
      <w:r>
        <w:t xml:space="preserve"> The next section extends this idea to privacy-preserving surveillance across hospitals.</w:t>
      </w:r>
    </w:p>
    <w:p w:rsidR="006C35B7" w:rsidRDefault="006C35B7">
      <w:pPr>
        <w:pStyle w:val="BodyText"/>
        <w:spacing w:before="10"/>
      </w:pPr>
    </w:p>
    <w:p w:rsidR="006C35B7" w:rsidRDefault="0024132C" w:rsidP="00870F08">
      <w:pPr>
        <w:pStyle w:val="BodyText"/>
        <w:ind w:firstLine="113"/>
        <w:jc w:val="both"/>
      </w:pPr>
      <w:r>
        <w:t xml:space="preserve">Ongoing monitoring and maintenance are essential to ensure sustained model performance after deployment. Models should be continuously evaluated for performance drift, with regular retraining schedules and probability calibration checks incorporated into the production pipeline. Drift detection mechanisms should be employed to identify changes in data distributions or clinical practice that may degrade predictive accuracy over time.</w:t>
      </w:r>
    </w:p>
    <w:p>
      <w:pPr>
        <w:pStyle w:val="BodyText"/>
        <w:ind w:firstLine="113"/>
        <w:jc w:val="both"/>
        <w:rPr/>
      </w:pPr>
    </w:p>
    <w:p>
      <w:pPr>
        <w:pStyle w:val="BodyText"/>
        <w:ind w:firstLine="113"/>
        <w:jc w:val="both"/>
        <w:rPr/>
      </w:pPr>
    </w:p>
    <w:p>
      <w:pPr>
        <w:pStyle w:val="Heading1"/>
        <w:tabs>
          <w:tab w:val="left" w:pos="661"/>
        </w:tabs>
        <w:ind w:left="0" w:firstLine="0"/>
        <w:jc w:val="center"/>
        <w:rPr/>
      </w:pPr>
      <w:r>
        <w:rPr>
          <w:spacing w:val="-2"/>
        </w:rPr>
        <w:t xml:space="preserve">MULTI-SITE SURVEILLANCE AND EARLY OUTBREAK WARNING</w:t>
      </w:r>
    </w:p>
    <w:p>
      <w:pPr>
        <w:pStyle w:val="Heading1"/>
        <w:tabs>
          <w:tab w:val="left" w:pos="661"/>
        </w:tabs>
        <w:ind w:left="0" w:firstLine="0"/>
        <w:jc w:val="center"/>
        <w:rPr/>
      </w:pPr>
    </w:p>
    <w:p>
      <w:pPr>
        <w:pStyle w:val="BodyText"/>
        <w:jc w:val="center"/>
        <w:rPr/>
      </w:pPr>
      <w:r>
        <w:rPr>
          <w:b/>
          <w:bCs/>
          <w:sz w:val="24"/>
          <w:szCs w:val="24"/>
        </w:rPr>
        <w:t xml:space="preserve">Motivation</w:t>
      </w:r>
    </w:p>
    <w:p>
      <w:pPr>
        <w:pStyle w:val="BodyText"/>
        <w:jc w:val="center"/>
        <w:rPr/>
      </w:pPr>
    </w:p>
    <w:p>
      <w:pPr>
        <w:pStyle w:val="BodyText"/>
        <w:ind w:firstLine="113"/>
        <w:jc w:val="both"/>
        <w:rPr/>
      </w:pPr>
      <w:r>
        <w:t xml:space="preserve">Sepsis is most often triggered by infection, and respiratory viruses such as influenza raise both infection and sepsis admissions. A single hospital sees too few cases to separate a real rise from noise. Combining the high-risk alerts from each hospital’s Digital Twin with viral test positives across a region can raise an earlier and more reliable alarm, provided that patient data never leave the hospital.</w:t>
      </w:r>
    </w:p>
    <w:p>
      <w:pPr>
        <w:pStyle w:val="BodyText"/>
        <w:ind w:firstLine="113"/>
        <w:jc w:val="both"/>
        <w:rPr/>
      </w:pPr>
    </w:p>
    <w:p>
      <w:pPr>
        <w:pStyle w:val="BodyText"/>
        <w:jc w:val="center"/>
        <w:rPr/>
      </w:pPr>
      <w:r>
        <w:rPr>
          <w:b/>
          <w:bCs/>
          <w:sz w:val="24"/>
          <w:szCs w:val="24"/>
        </w:rPr>
        <w:t xml:space="preserve">Architecture</w:t>
      </w:r>
    </w:p>
    <w:p>
      <w:pPr>
        <w:pStyle w:val="BodyText"/>
        <w:jc w:val="center"/>
        <w:rPr/>
      </w:pPr>
    </w:p>
    <w:p>
      <w:pPr>
        <w:pStyle w:val="BodyText"/>
        <w:ind w:firstLine="113"/>
        <w:jc w:val="both"/>
        <w:rPr/>
      </w:pPr>
      <w:r>
        <w:t xml:space="preserve">Each hospital runs its own Digital Twin and releases only three daily counts to a central service: admissions, high-risk alerts and viral positives (Fig. </w:t>
      </w:r>
      <w:r>
        <w:t xml:space="preserve">4)</w:t>
      </w:r>
      <w:r>
        <w:t xml:space="preserve">. Two privacy controls are applied at the site before release. Counts below a minimum cell size k (default 3) are suppressed, and Laplace noise calibrated to a privacy budget ε (default 1.0) </w:t>
      </w:r>
      <w:r>
        <w:t xml:space="preserve">is added to each released count [20]. A patient contributes to at most two released counts per day (admissions and high-risk alerts), so with one admission per patient, as in the simulation, the per-patient privacy cost is 2ε. Suppression is applied to the noisy counts and does not change this.</w:t>
      </w:r>
      <w:r>
        <w:t xml:space="preserve"> The central aggregator sums the released counts by region and day.</w:t>
      </w:r>
    </w:p>
    <w:p>
      <w:pPr>
        <w:pStyle w:val="BodyText"/>
        <w:ind w:firstLine="113"/>
        <w:jc w:val="both"/>
        <w:rPr/>
      </w:pPr>
    </w:p>
    <w:p>
      <w:pPr>
        <w:pStyle w:val="BodyText"/>
        <w:ind w:firstLine="113"/>
        <w:jc w:val="center"/>
        <w:rPr/>
      </w:pPr>
      <w:commentRangeStart w:id="1"/>
      <w:r xmlns:a="http://schemas.openxmlformats.org/drawingml/2006/main" xmlns:pic="http://schemas.openxmlformats.org/drawingml/2006/picture">
        <w:rPr>
          <w:noProof/>
        </w:rPr>
        <w:drawing>
          <wp:inline distT="0" distB="0" distL="0" distR="0">
            <wp:extent cx="5400000" cy="2612903"/>
            <wp:effectExtent l="0" t="0" r="0" b="0"/>
            <wp:docPr id="901" name="Figure 7"/>
            <wp:cNvGraphicFramePr>
              <a:graphicFrameLocks noChangeAspect="1"/>
            </wp:cNvGraphicFramePr>
            <a:graphic>
              <a:graphicData uri="http://schemas.openxmlformats.org/drawingml/2006/picture">
                <pic:pic>
                  <pic:nvPicPr>
                    <pic:cNvPr id="901" name="figure7_dataflow.png"/>
                    <pic:cNvPicPr/>
                  </pic:nvPicPr>
                  <pic:blipFill>
                    <a:blip r:embed="rId901"/>
                    <a:stretch>
                      <a:fillRect/>
                    </a:stretch>
                  </pic:blipFill>
                  <pic:spPr>
                    <a:xfrm>
                      <a:off x="0" y="0"/>
                      <a:ext cx="5400000" cy="2612903"/>
                    </a:xfrm>
                    <a:prstGeom prst="rect">
                      <a:avLst/>
                    </a:prstGeom>
                  </pic:spPr>
                </pic:pic>
              </a:graphicData>
            </a:graphic>
          </wp:inline>
        </w:drawing>
      </w:r>
      <w:commentRangeEnd w:id="1"/>
      <w:r>
        <w:commentReference w:id="1"/>
      </w:r>
    </w:p>
    <w:p>
      <w:pPr>
        <w:pStyle w:val="BodyText"/>
        <w:ind w:firstLine="113"/>
        <w:jc w:val="both"/>
        <w:rPr/>
      </w:pPr>
    </w:p>
    <w:p>
      <w:pPr>
        <w:pStyle w:val="BodyText"/>
        <w:ind w:firstLine="113"/>
        <w:jc w:val="both"/>
        <w:rPr/>
      </w:pPr>
    </w:p>
    <w:p>
      <w:pPr>
        <w:widowControl/>
        <w:autoSpaceDE/>
        <w:autoSpaceDN/>
        <w:jc w:val="center"/>
        <w:rPr/>
      </w:pPr>
      <w:r>
        <w:rPr>
          <w:b/>
          <w:bCs/>
          <w:sz w:val="18"/>
          <w:szCs w:val="18"/>
        </w:rPr>
        <w:t xml:space="preserve">FIGURE </w:t>
      </w:r>
      <w:r>
        <w:rPr>
          <w:b/>
          <w:bCs/>
          <w:sz w:val="18"/>
          <w:szCs w:val="18"/>
        </w:rPr>
        <w:t xml:space="preserve">4.</w:t>
      </w:r>
      <w:r>
        <w:rPr>
          <w:b/>
          <w:bCs/>
          <w:sz w:val="18"/>
          <w:szCs w:val="18"/>
        </w:rPr>
        <w:t xml:space="preserve"> </w:t>
      </w:r>
      <w:r>
        <w:rPr>
          <w:bCs/>
          <w:sz w:val="18"/>
          <w:szCs w:val="18"/>
        </w:rPr>
        <w:t xml:space="preserve">Data flow of the multi-site surveillance layer. Only noisy daily counts leave each hospital.</w:t>
      </w:r>
    </w:p>
    <w:p>
      <w:pPr>
        <w:widowControl/>
        <w:autoSpaceDE/>
        <w:autoSpaceDN/>
        <w:jc w:val="center"/>
        <w:rPr/>
      </w:pPr>
    </w:p>
    <w:p>
      <w:pPr>
        <w:pStyle w:val="BodyText"/>
        <w:jc w:val="center"/>
        <w:rPr/>
      </w:pPr>
      <w:r>
        <w:rPr>
          <w:b/>
          <w:bCs/>
          <w:sz w:val="24"/>
          <w:szCs w:val="24"/>
        </w:rPr>
        <w:t xml:space="preserve">Detection Methods</w:t>
      </w:r>
    </w:p>
    <w:p>
      <w:pPr>
        <w:pStyle w:val="BodyText"/>
        <w:jc w:val="center"/>
        <w:rPr/>
      </w:pPr>
    </w:p>
    <w:p>
      <w:pPr>
        <w:pStyle w:val="BodyText"/>
        <w:ind w:firstLine="113"/>
        <w:jc w:val="both"/>
        <w:rPr/>
      </w:pPr>
      <w:r>
        <w:t xml:space="preserve">Each region’s daily rate is converted to a z-score against its first 60 days. Two detectors run on the z-scores: an exponentially weighted moving average (EWMA) [18] and a one-sided cumulative sum (CUSUM) [19]. Four signals are compared: the pooled high-risk-alert rate, pooled viral cases, a combined sepsis-alert and viral signal, and a single hospital’s own alert rate. A region-by-day heatmap shows where and when alarms fire. Performance is measured by the detection rate, the median delay from outbreak start to first alarm, and false alarms per 100 region-days outside the outbreak.</w:t>
      </w:r>
    </w:p>
    <w:p>
      <w:pPr>
        <w:pStyle w:val="BodyText"/>
        <w:ind w:firstLine="113"/>
        <w:jc w:val="both"/>
        <w:rPr/>
      </w:pPr>
    </w:p>
    <w:p>
      <w:pPr>
        <w:pStyle w:val="BodyText"/>
        <w:jc w:val="center"/>
        <w:rPr/>
      </w:pPr>
      <w:r>
        <w:rPr>
          <w:b/>
          <w:bCs/>
          <w:sz w:val="24"/>
          <w:szCs w:val="24"/>
        </w:rPr>
        <w:t xml:space="preserve">Experimental Setup</w:t>
      </w:r>
    </w:p>
    <w:p>
      <w:pPr>
        <w:pStyle w:val="BodyText"/>
        <w:jc w:val="center"/>
        <w:rPr/>
      </w:pPr>
    </w:p>
    <w:p>
      <w:pPr>
        <w:pStyle w:val="BodyText"/>
        <w:ind w:firstLine="113"/>
        <w:jc w:val="both"/>
        <w:rPr/>
      </w:pPr>
      <w:r>
        <w:t xml:space="preserve">The ICU records, their risk scores and the viral series are real; the hospital network and the outbreak are simulated. Risk scores are out-of-fold GRU-D predictions (5-fold, patient-grouped, pre-onset hours only, 6-hour horizon) for 13,920 patients, with a patient-level AUROC of 0.743. The viral series is the weekly weighted influenza-like-illness percentage from CDC FluView ILINet [21] for four US HHS regions (1, 3, 4 and 9) from week 36 of 2024, retrieved through the Delphi Epidata API [22] on 9 October 2026. It is interpolated to daily values and scaled to a baseline of 0.8 cases per site per day, so only its shape is real.</w:t>
      </w:r>
    </w:p>
    <w:p>
      <w:pPr>
        <w:pStyle w:val="BodyText"/>
        <w:ind w:firstLine="113"/>
        <w:jc w:val="both"/>
        <w:rPr/>
      </w:pPr>
    </w:p>
    <w:p>
      <w:pPr>
        <w:pStyle w:val="BodyText"/>
        <w:ind w:firstLine="113"/>
        <w:jc w:val="both"/>
        <w:rPr/>
      </w:pPr>
      <w:r>
        <w:t xml:space="preserve">Patients are assigned to 12 simulated hospitals in 4 regions over 140 days. A 21-day sepsis-alert surge moves 60% of flagged admissions into an outbreak window that starts where each region’s viral series first stays above 1.3 times its baseline for 7 days (days 63 to 81). Because the ICU data contain no dates or locations, the sepsis surge and the viral rise are aligned by construction. Each configuration is run 30 times.</w:t>
      </w:r>
    </w:p>
    <w:p>
      <w:pPr>
        <w:pStyle w:val="BodyText"/>
        <w:ind w:firstLine="113"/>
        <w:jc w:val="both"/>
        <w:rPr/>
      </w:pPr>
    </w:p>
    <w:p>
      <w:pPr>
        <w:pStyle w:val="BodyText"/>
        <w:jc w:val="center"/>
        <w:rPr/>
      </w:pPr>
      <w:r>
        <w:rPr>
          <w:b/>
          <w:bCs/>
          <w:sz w:val="24"/>
          <w:szCs w:val="24"/>
        </w:rPr>
        <w:t xml:space="preserve">Results</w:t>
      </w:r>
    </w:p>
    <w:p>
      <w:pPr>
        <w:pStyle w:val="BodyText"/>
        <w:jc w:val="center"/>
        <w:rPr/>
      </w:pPr>
    </w:p>
    <w:p>
      <w:pPr>
        <w:pStyle w:val="BodyText"/>
        <w:ind w:firstLine="113"/>
        <w:jc w:val="both"/>
        <w:rPr/>
      </w:pPr>
      <w:r>
        <w:t xml:space="preserve">Table 3 summarises detection. Pooled high-risk alerts and the combined signal detected every simulated outbreak with a median delay of 4–5 days, against 8 days for a single hospital (Fig. </w:t>
      </w:r>
      <w:r>
        <w:t xml:space="preserve">5)</w:t>
      </w:r>
      <w:r>
        <w:t xml:space="preserve">. The viral signal alone was slower (14–17 days) and missed about a quarter of outbreaks, partly because influenza-like illness drifts upward through the autumn, so a 60-day baseline is not flat. With simulated instead of real viral counts the conclusions held (combined signal with EWMA: all outbreaks detected, 5-day delay; single hospital: 97% detected, 7-day delay).</w:t>
      </w:r>
    </w:p>
    <w:p>
      <w:pPr>
        <w:pStyle w:val="BodyText"/>
        <w:ind w:firstLine="113"/>
        <w:jc w:val="both"/>
        <w:rPr/>
      </w:pPr>
    </w:p>
    <w:p>
      <w:pPr>
        <w:widowControl/>
        <w:autoSpaceDE/>
        <w:autoSpaceDN/>
        <w:jc w:val="center"/>
        <w:rPr/>
      </w:pPr>
      <w:commentRangeStart w:id="5"/>
      <w:r>
        <w:rPr>
          <w:b/>
          <w:bCs/>
          <w:sz w:val="18"/>
          <w:szCs w:val="18"/>
        </w:rPr>
        <w:t xml:space="preserve">TABLE 3. </w:t>
      </w:r>
      <w:r>
        <w:rPr>
          <w:bCs/>
          <w:sz w:val="18"/>
          <w:szCs w:val="18"/>
        </w:rPr>
        <w:t xml:space="preserve">Outbreak detection over 30 simulated outbreaks (real viral series, leakage-safe GRU-D risk scores). Detection rate / median delay (days) / false alarms per 100 region-days.</w:t>
      </w:r>
      <w:commentRangeEnd w:id="5"/>
      <w:r>
        <w:commentReference w:id="5"/>
      </w:r>
    </w:p>
    <w:tbl>
      <w:tblPr>
        <w:tblW w:w="8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600"/>
        <w:gridCol w:w="2400"/>
        <w:gridCol w:w="2400"/>
      </w:tblGrid>
      <w:tr>
        <w:trPr/>
        <w:tc>
          <w:tcPr>
            <w:tcW w:w="3600" w:type="dxa"/>
          </w:tcPr>
          <w:p>
            <w:pPr>
              <w:spacing w:before="20" w:after="20"/>
              <w:jc w:val="left"/>
              <w:rPr/>
            </w:pPr>
            <w:r>
              <w:rPr>
                <w:b/>
                <w:sz w:val="18"/>
                <w:szCs w:val="18"/>
              </w:rPr>
              <w:t xml:space="preserve">Signal</w:t>
            </w:r>
          </w:p>
        </w:tc>
        <w:tc>
          <w:tcPr>
            <w:tcW w:w="2400" w:type="dxa"/>
          </w:tcPr>
          <w:p>
            <w:pPr>
              <w:spacing w:before="20" w:after="20"/>
              <w:jc w:val="center"/>
              <w:rPr/>
            </w:pPr>
            <w:r>
              <w:rPr>
                <w:b/>
                <w:sz w:val="18"/>
                <w:szCs w:val="18"/>
              </w:rPr>
              <w:t xml:space="preserve">EWMA</w:t>
            </w:r>
          </w:p>
        </w:tc>
        <w:tc>
          <w:tcPr>
            <w:tcW w:w="2400" w:type="dxa"/>
          </w:tcPr>
          <w:p>
            <w:pPr>
              <w:spacing w:before="20" w:after="20"/>
              <w:jc w:val="center"/>
              <w:rPr/>
            </w:pPr>
            <w:r>
              <w:rPr>
                <w:b/>
                <w:sz w:val="18"/>
                <w:szCs w:val="18"/>
              </w:rPr>
              <w:t xml:space="preserve">CUSUM</w:t>
            </w:r>
          </w:p>
        </w:tc>
      </w:tr>
      <w:tr>
        <w:trPr/>
        <w:tc>
          <w:tcPr>
            <w:tcW w:w="3600" w:type="dxa"/>
          </w:tcPr>
          <w:p>
            <w:pPr>
              <w:spacing w:before="20" w:after="20"/>
              <w:jc w:val="left"/>
              <w:rPr/>
            </w:pPr>
            <w:r>
              <w:rPr>
                <w:sz w:val="18"/>
                <w:szCs w:val="18"/>
              </w:rPr>
              <w:t xml:space="preserve">Pooled high-risk alerts</w:t>
            </w:r>
          </w:p>
        </w:tc>
        <w:tc>
          <w:tcPr>
            <w:tcW w:w="2400" w:type="dxa"/>
          </w:tcPr>
          <w:p>
            <w:pPr>
              <w:spacing w:before="20" w:after="20"/>
              <w:jc w:val="center"/>
              <w:rPr/>
            </w:pPr>
            <w:r>
              <w:rPr>
                <w:sz w:val="18"/>
                <w:szCs w:val="18"/>
              </w:rPr>
              <w:t xml:space="preserve">1.00 / 4 / 1.37</w:t>
            </w:r>
          </w:p>
        </w:tc>
        <w:tc>
          <w:tcPr>
            <w:tcW w:w="2400" w:type="dxa"/>
          </w:tcPr>
          <w:p>
            <w:pPr>
              <w:spacing w:before="20" w:after="20"/>
              <w:jc w:val="center"/>
              <w:rPr/>
            </w:pPr>
            <w:r>
              <w:rPr>
                <w:sz w:val="18"/>
                <w:szCs w:val="18"/>
              </w:rPr>
              <w:t xml:space="preserve">1.00 / 4 / 1.31</w:t>
            </w:r>
          </w:p>
        </w:tc>
      </w:tr>
      <w:tr>
        <w:trPr/>
        <w:tc>
          <w:tcPr>
            <w:tcW w:w="3600" w:type="dxa"/>
          </w:tcPr>
          <w:p>
            <w:pPr>
              <w:spacing w:before="20" w:after="20"/>
              <w:jc w:val="left"/>
              <w:rPr/>
            </w:pPr>
            <w:r>
              <w:rPr>
                <w:sz w:val="18"/>
                <w:szCs w:val="18"/>
              </w:rPr>
              <w:t xml:space="preserve">Pooled viral cases</w:t>
            </w:r>
          </w:p>
        </w:tc>
        <w:tc>
          <w:tcPr>
            <w:tcW w:w="2400" w:type="dxa"/>
          </w:tcPr>
          <w:p>
            <w:pPr>
              <w:spacing w:before="20" w:after="20"/>
              <w:jc w:val="center"/>
              <w:rPr/>
            </w:pPr>
            <w:r>
              <w:rPr>
                <w:sz w:val="18"/>
                <w:szCs w:val="18"/>
              </w:rPr>
              <w:t xml:space="preserve">0.77 / 17 / 2.16</w:t>
            </w:r>
          </w:p>
        </w:tc>
        <w:tc>
          <w:tcPr>
            <w:tcW w:w="2400" w:type="dxa"/>
          </w:tcPr>
          <w:p>
            <w:pPr>
              <w:spacing w:before="20" w:after="20"/>
              <w:jc w:val="center"/>
              <w:rPr/>
            </w:pPr>
            <w:r>
              <w:rPr>
                <w:sz w:val="18"/>
                <w:szCs w:val="18"/>
              </w:rPr>
              <w:t xml:space="preserve">0.77 / 14 / 1.83</w:t>
            </w:r>
          </w:p>
        </w:tc>
      </w:tr>
      <w:tr>
        <w:trPr/>
        <w:tc>
          <w:tcPr>
            <w:tcW w:w="3600" w:type="dxa"/>
          </w:tcPr>
          <w:p>
            <w:pPr>
              <w:spacing w:before="20" w:after="20"/>
              <w:jc w:val="left"/>
              <w:rPr/>
            </w:pPr>
            <w:r>
              <w:rPr>
                <w:sz w:val="18"/>
                <w:szCs w:val="18"/>
              </w:rPr>
              <w:t xml:space="preserve">Combined</w:t>
            </w:r>
          </w:p>
        </w:tc>
        <w:tc>
          <w:tcPr>
            <w:tcW w:w="2400" w:type="dxa"/>
          </w:tcPr>
          <w:p>
            <w:pPr>
              <w:spacing w:before="20" w:after="20"/>
              <w:jc w:val="center"/>
              <w:rPr/>
            </w:pPr>
            <w:r>
              <w:rPr>
                <w:sz w:val="18"/>
                <w:szCs w:val="18"/>
              </w:rPr>
              <w:t xml:space="preserve">1.00 / 5 / 1.44</w:t>
            </w:r>
          </w:p>
        </w:tc>
        <w:tc>
          <w:tcPr>
            <w:tcW w:w="2400" w:type="dxa"/>
          </w:tcPr>
          <w:p>
            <w:pPr>
              <w:spacing w:before="20" w:after="20"/>
              <w:jc w:val="center"/>
              <w:rPr/>
            </w:pPr>
            <w:r>
              <w:rPr>
                <w:sz w:val="18"/>
                <w:szCs w:val="18"/>
              </w:rPr>
              <w:t xml:space="preserve">1.00 / 4 / 1.76</w:t>
            </w:r>
          </w:p>
        </w:tc>
      </w:tr>
      <w:tr>
        <w:trPr/>
        <w:tc>
          <w:tcPr>
            <w:tcW w:w="3600" w:type="dxa"/>
          </w:tcPr>
          <w:p>
            <w:pPr>
              <w:spacing w:before="20" w:after="20"/>
              <w:jc w:val="left"/>
              <w:rPr/>
            </w:pPr>
            <w:r>
              <w:rPr>
                <w:sz w:val="18"/>
                <w:szCs w:val="18"/>
              </w:rPr>
              <w:t xml:space="preserve">Single hospital</w:t>
            </w:r>
          </w:p>
        </w:tc>
        <w:tc>
          <w:tcPr>
            <w:tcW w:w="2400" w:type="dxa"/>
          </w:tcPr>
          <w:p>
            <w:pPr>
              <w:spacing w:before="20" w:after="20"/>
              <w:jc w:val="center"/>
              <w:rPr/>
            </w:pPr>
            <w:r>
              <w:rPr>
                <w:sz w:val="18"/>
                <w:szCs w:val="18"/>
              </w:rPr>
              <w:t xml:space="preserve">0.87 / 8 / 0.98</w:t>
            </w:r>
          </w:p>
        </w:tc>
        <w:tc>
          <w:tcPr>
            <w:tcW w:w="2400" w:type="dxa"/>
          </w:tcPr>
          <w:p>
            <w:pPr>
              <w:spacing w:before="20" w:after="20"/>
              <w:jc w:val="center"/>
              <w:rPr/>
            </w:pPr>
            <w:r>
              <w:rPr>
                <w:sz w:val="18"/>
                <w:szCs w:val="18"/>
              </w:rPr>
              <w:t xml:space="preserve">1.00 / 8 / 0.98</w:t>
            </w:r>
          </w:p>
        </w:tc>
      </w:tr>
    </w:tbl>
    <w:p>
      <w:pPr>
        <w:pStyle w:val="BodyText"/>
        <w:ind w:firstLine="113"/>
        <w:jc w:val="both"/>
        <w:rPr/>
      </w:pPr>
    </w:p>
    <w:p>
      <w:pPr>
        <w:pStyle w:val="BodyText"/>
        <w:ind w:firstLine="113"/>
        <w:jc w:val="both"/>
        <w:rPr/>
      </w:pPr>
      <w:r xmlns:a="http://schemas.openxmlformats.org/drawingml/2006/main" xmlns:pic="http://schemas.openxmlformats.org/drawingml/2006/picture">
        <w:rPr>
          <w:noProof/>
        </w:rPr>
        <w:drawing>
          <wp:inline distT="0" distB="0" distL="0" distR="0">
            <wp:extent cx="5940000" cy="1980000"/>
            <wp:effectExtent l="0" t="0" r="0" b="0"/>
            <wp:docPr id="900" name="Figure 8"/>
            <wp:cNvGraphicFramePr>
              <a:graphicFrameLocks noChangeAspect="1"/>
            </wp:cNvGraphicFramePr>
            <a:graphic>
              <a:graphicData uri="http://schemas.openxmlformats.org/drawingml/2006/picture">
                <pic:pic>
                  <pic:nvPicPr>
                    <pic:cNvPr id="900" name="surveillance_ewma.png"/>
                    <pic:cNvPicPr/>
                  </pic:nvPicPr>
                  <pic:blipFill>
                    <a:blip r:embed="rId900"/>
                    <a:stretch>
                      <a:fillRect/>
                    </a:stretch>
                  </pic:blipFill>
                  <pic:spPr>
                    <a:xfrm>
                      <a:off x="0" y="0"/>
                      <a:ext cx="5940000" cy="1980000"/>
                    </a:xfrm>
                    <a:prstGeom prst="rect">
                      <a:avLst/>
                    </a:prstGeom>
                  </pic:spPr>
                </pic:pic>
              </a:graphicData>
            </a:graphic>
          </wp:inline>
        </w:drawing>
      </w:r>
    </w:p>
    <w:p>
      <w:pPr>
        <w:widowControl/>
        <w:autoSpaceDE/>
        <w:autoSpaceDN/>
        <w:jc w:val="center"/>
        <w:rPr/>
      </w:pPr>
      <w:r>
        <w:rPr>
          <w:b/>
          <w:bCs/>
          <w:sz w:val="18"/>
          <w:szCs w:val="18"/>
        </w:rPr>
        <w:t xml:space="preserve">FIGURE </w:t>
      </w:r>
      <w:r>
        <w:rPr>
          <w:b/>
          <w:bCs/>
          <w:sz w:val="18"/>
          <w:szCs w:val="18"/>
        </w:rPr>
        <w:t xml:space="preserve">5.</w:t>
      </w:r>
      <w:r>
        <w:rPr>
          <w:b/>
          <w:bCs/>
          <w:sz w:val="18"/>
          <w:szCs w:val="18"/>
        </w:rPr>
        <w:t xml:space="preserve"> </w:t>
      </w:r>
      <w:r>
        <w:rPr>
          <w:bCs/>
          <w:sz w:val="18"/>
          <w:szCs w:val="18"/>
        </w:rPr>
        <w:t xml:space="preserve">Left: combined signal (z-score against baseline) for the East region in one simulated outbreak, with the outbreak window shaded and the first EWMA alarm marked. Right: region-by-day heatmap of the combined signal.</w:t>
      </w:r>
    </w:p>
    <w:p>
      <w:pPr>
        <w:widowControl/>
        <w:autoSpaceDE/>
        <w:autoSpaceDN/>
        <w:jc w:val="center"/>
        <w:rPr/>
      </w:pPr>
    </w:p>
    <w:p>
      <w:pPr>
        <w:pStyle w:val="BodyText"/>
        <w:jc w:val="center"/>
        <w:rPr/>
      </w:pPr>
      <w:r>
        <w:rPr>
          <w:b/>
          <w:bCs/>
          <w:sz w:val="24"/>
          <w:szCs w:val="24"/>
        </w:rPr>
        <w:t xml:space="preserve">Sensitivity Analysis</w:t>
      </w:r>
    </w:p>
    <w:p>
      <w:pPr>
        <w:pStyle w:val="BodyText"/>
        <w:jc w:val="center"/>
        <w:rPr/>
      </w:pPr>
    </w:p>
    <w:p>
      <w:pPr>
        <w:pStyle w:val="BodyText"/>
        <w:ind w:firstLine="113"/>
        <w:jc w:val="both"/>
        <w:rPr/>
      </w:pPr>
      <w:r>
        <w:t xml:space="preserve">A one-at-a-time sensitivity analysis (30 replicates per </w:t>
      </w:r>
      <w:r>
        <w:t xml:space="preserve">setting; EWMA detector, combined signal unless stated)</w:t>
      </w:r>
      <w:r>
        <w:t xml:space="preserve"> tested the assumptions. Strong privacy noise hurt detection: at ε = 0.1 the combined signal detected 60% of outbreaks with a 17.5-day delay, while at ε ≥ 0.5 it detected all of them, with the delay falling from 8 days to 3 days without noise. Suppression thresholds of k = 1 to 5 changed little, but k = 10 raised false alarms from 0.61 to 2.69 per 100 region-days, because the pooled count then varies with the number of sites that pass suppression.</w:t>
      </w:r>
    </w:p>
    <w:p>
      <w:pPr>
        <w:pStyle w:val="BodyText"/>
        <w:ind w:firstLine="113"/>
        <w:jc w:val="both"/>
        <w:rPr/>
      </w:pPr>
    </w:p>
    <w:p>
      <w:pPr>
        <w:pStyle w:val="BodyText"/>
        <w:ind w:firstLine="113"/>
        <w:jc w:val="both"/>
        <w:rPr/>
      </w:pPr>
      <w:r>
        <w:t xml:space="preserve">Larger outbreaks were caught sooner (9 days at intensity 0.2, 4 days at 0.8), and the viral signal alone needed a strong surge (33% detected at a 1.5-fold surge, 100% at 5-fold). Pooling helped the viral signal (67% detected with one site per region, 100% with five), whereas the single-hospital signal weakened as the fixed patient pool was spread over more sites. </w:t>
      </w:r>
      <w:r>
        <w:t xml:space="preserve">In a no-outbreak control the combined signal raised 0.54 false alarms per 100 region-days (0.77 with CUSUM), and an alarm fell inside the placebo outbreak window in 10% (EWMA) to 17% (CUSUM) of replicates, so weak settings sit close to chance-level detection.</w:t>
      </w:r>
    </w:p>
    <w:p>
      <w:pPr>
        <w:pStyle w:val="BodyText"/>
        <w:ind w:firstLine="113"/>
        <w:jc w:val="both"/>
        <w:rPr/>
      </w:pPr>
    </w:p>
    <w:p>
      <w:pPr>
        <w:pStyle w:val="BodyText"/>
        <w:jc w:val="center"/>
        <w:rPr/>
      </w:pPr>
      <w:r>
        <w:rPr>
          <w:b/>
          <w:bCs/>
          <w:sz w:val="24"/>
          <w:szCs w:val="24"/>
        </w:rPr>
        <w:t xml:space="preserve">Limitations</w:t>
      </w:r>
    </w:p>
    <w:p>
      <w:pPr>
        <w:pStyle w:val="BodyText"/>
        <w:jc w:val="center"/>
        <w:rPr/>
      </w:pPr>
    </w:p>
    <w:p>
      <w:pPr>
        <w:pStyle w:val="BodyText"/>
        <w:ind w:firstLine="113"/>
        <w:jc w:val="both"/>
        <w:rPr/>
      </w:pPr>
      <w:r>
        <w:t xml:space="preserve">The hospital network, admission dates and outbreak are simulated, the sepsis surge is aligned with the real viral rise by construction, and each simulated hospital has few patients. The outbreak is created by moving already-flagged admissions, so the experiment tests the surveillance layer, not how early the risk model warns. Nothing here has been validated clinically or on real multi-site data; federated training across hospitals and a pilot with real hospital data feeds are future work.</w:t>
      </w:r>
      <w:r>
        <w:t xml:space="preserve"> The advantage over a single hospital depends on how few patients each site has: with one simulated site per region a single site also detected every outbreak, after 3 days.</w:t>
      </w:r>
    </w:p>
    <w:p w:rsidR="006C35B7" w:rsidRDefault="006C35B7" w:rsidP="00870F08">
      <w:pPr>
        <w:pStyle w:val="BodyText"/>
        <w:ind w:firstLine="113"/>
        <w:jc w:val="both"/>
      </w:pPr>
    </w:p>
    <w:p w:rsidR="006C35B7" w:rsidRDefault="006C35B7">
      <w:pPr>
        <w:pStyle w:val="BodyText"/>
        <w:spacing w:before="91"/>
      </w:pPr>
    </w:p>
    <w:p w:rsidR="006C35B7" w:rsidRPr="00870F08" w:rsidRDefault="0024132C" w:rsidP="00870F08">
      <w:pPr>
        <w:widowControl/>
        <w:autoSpaceDE/>
        <w:autoSpaceDN/>
        <w:ind w:left="289"/>
        <w:jc w:val="center"/>
        <w:rPr>
          <w:b/>
          <w:bCs/>
          <w:iCs/>
          <w:sz w:val="24"/>
          <w:szCs w:val="20"/>
        </w:rPr>
      </w:pPr>
      <w:r>
        <w:rPr>
          <w:b/>
          <w:bCs/>
          <w:iCs/>
          <w:sz w:val="24"/>
          <w:szCs w:val="20"/>
        </w:rPr>
        <w:t>CONCLUSION</w:t>
      </w:r>
    </w:p>
    <w:p w:rsidR="006C35B7" w:rsidRDefault="006C35B7">
      <w:pPr>
        <w:pStyle w:val="BodyText"/>
        <w:spacing w:before="51"/>
        <w:rPr>
          <w:b/>
          <w:sz w:val="24"/>
        </w:rPr>
      </w:pPr>
    </w:p>
    <w:p w:rsidR="006C35B7" w:rsidRDefault="0024132C" w:rsidP="00870F08">
      <w:pPr>
        <w:pStyle w:val="BodyText"/>
        <w:ind w:firstLine="113"/>
        <w:jc w:val="both"/>
      </w:pPr>
      <w:r>
        <w:t xml:space="preserve">This work presents a Digital Twin framework that scores ICU patients hourly with classical and deep sequence models and extends it to privacy-preserving multi-hospital surveillance. Under a leakage-safe protocol, eleven models predict sepsis onset within 6 hours with a test AUROC between 0.696 and 0.787, and deep sequence models are statistically comparable to gradient boosting. Removing post-onset hours is essential, because a persisted label alone yields an AUROC near 0.95. With precision near 10% at useful sensitivity, the Digital Twin is a triage aid rather than a diagnostic tool. Pooling daily counts of high-risk alerts and viral positives across simulated hospitals detected every simulated outbreak 3–4 days earlier than a single </w:t>
      </w:r>
      <w:r>
        <w:t xml:space="preserve">hospital in the default 12-hospital configuration,</w:t>
      </w:r>
      <w:r>
        <w:t xml:space="preserve"> and detection held at privacy budgets down to ε = 0.5. Future work will focus on external and prospective validation, federated training across institutions, measuring lead time before clinical onset, and pilots with real hospital data feeds.</w:t>
      </w:r>
    </w:p>
    <w:p w:rsidR="00870F08" w:rsidRPr="00870F08" w:rsidRDefault="00870F08" w:rsidP="00870F08">
      <w:pPr>
        <w:pStyle w:val="BodyText"/>
        <w:ind w:firstLine="113"/>
        <w:jc w:val="both"/>
      </w:pPr>
    </w:p>
    <w:p>
      <w:pPr>
        <w:widowControl/>
        <w:autoSpaceDE/>
        <w:autoSpaceDN/>
        <w:ind w:left="289"/>
        <w:jc w:val="center"/>
        <w:rPr>
          <w:ins w:id="30031" w:author="Ashwin Nair" w:date="2026-10-13T19:00:00Z"/>
          <w:b/>
          <w:bCs/>
          <w:iCs/>
          <w:sz w:val="24"/>
          <w:szCs w:val="20"/>
        </w:rPr>
      </w:pPr>
      <w:ins w:id="30032" w:author="Ashwin Nair" w:date="2026-10-13T19:00:00Z">
        <w:r>
          <w:rPr>
            <w:b/>
            <w:bCs/>
            <w:iCs/>
            <w:sz w:val="24"/>
            <w:szCs w:val="20"/>
          </w:rPr>
          <w:t xml:space="preserve">DATA AND CODE AVAILABILITY</w:t>
        </w:r>
      </w:ins>
    </w:p>
    <w:p>
      <w:pPr>
        <w:pStyle w:val="BodyText"/>
        <w:spacing w:before="51"/>
        <w:rPr>
          <w:ins w:id="30033" w:author="Ashwin Nair" w:date="2026-10-13T19:00:00Z"/>
          <w:b/>
          <w:sz w:val="24"/>
        </w:rPr>
      </w:pPr>
    </w:p>
    <w:p>
      <w:pPr>
        <w:pStyle w:val="BodyText"/>
        <w:ind w:firstLine="113"/>
        <w:jc w:val="both"/>
        <w:rPr>
          <w:ins w:id="30034" w:author="Ashwin Nair" w:date="2026-10-13T19:00:00Z"/>
        </w:rPr>
      </w:pPr>
      <w:ins w:id="30035" w:author="Ashwin Nair" w:date="2026-10-13T19:00:00Z">
        <w:r>
          <w:t xml:space="preserve">The evaluation code, result tables, figure scripts and this manuscript’s number-to-source map are available at </w:t>
        </w:r>
      </w:ins>
      <w:ins w:id="30036" w:author="Ashwin Nair" w:date="2026-10-13T19:00:00Z">
        <w:r>
          <w:rPr>
            <w:highlight w:val="yellow"/>
          </w:rPr>
          <w:t xml:space="preserve">[[PLACEHOLDER: repository URL, e.g. https://github.com/Ashwinn04/DIGI-TWIN-SEPSIS; if the repository is private, replace with an archived copy, for example a Zenodo DOI]]</w:t>
        </w:r>
      </w:ins>
      <w:ins w:id="30037" w:author="Ashwin Nair" w:date="2026-10-13T19:00:00Z">
        <w:r>
          <w:t xml:space="preserve"> (release tag paper514-final). The ICU data used are in the format of the PhysioNet/Computing in Cardiology Challenge 2019 [5]; </w:t>
        </w:r>
      </w:ins>
      <w:ins w:id="30038" w:author="Ashwin Nair" w:date="2026-10-13T19:00:00Z">
        <w:r>
          <w:rPr>
            <w:highlight w:val="yellow"/>
          </w:rPr>
          <w:t xml:space="preserve">[[PLACEHOLDER: source, licence and any preprocessing of the 14,057-stay file, supplied by the authors who prepared the data]]</w:t>
        </w:r>
      </w:ins>
      <w:ins w:id="30039" w:author="Ashwin Nair" w:date="2026-10-13T19:00:00Z">
        <w:r>
          <w:t xml:space="preserve">. The data are not redistributed with the code. The weekly influenza-like-illness series was retrieved from the public CDC FluView ILINet system through the Delphi Epidata API on 9 October 2026 [21], [22].</w:t>
        </w:r>
      </w:ins>
    </w:p>
    <w:p>
      <w:pPr>
        <w:pStyle w:val="BodyText"/>
        <w:ind w:firstLine="113"/>
        <w:jc w:val="both"/>
        <w:rPr>
          <w:ins w:id="30040" w:author="Ashwin Nair" w:date="2026-10-13T19:00:00Z"/>
        </w:rPr>
      </w:pPr>
    </w:p>
    <w:p w:rsidR="00870F08" w:rsidRDefault="00870F08" w:rsidP="00870F08">
      <w:pPr>
        <w:pStyle w:val="BodyText"/>
        <w:ind w:firstLine="113"/>
        <w:jc w:val="both"/>
      </w:pPr>
    </w:p>
    <w:p w:rsidR="006C35B7" w:rsidRDefault="0024132C" w:rsidP="00870F08">
      <w:pPr>
        <w:widowControl/>
        <w:autoSpaceDE/>
        <w:autoSpaceDN/>
        <w:ind w:left="289"/>
        <w:jc w:val="center"/>
        <w:rPr>
          <w:b/>
          <w:bCs/>
          <w:iCs/>
          <w:sz w:val="24"/>
          <w:szCs w:val="20"/>
        </w:rPr>
      </w:pPr>
      <w:commentRangeStart w:id="6"/>
      <w:r>
        <w:rPr>
          <w:b/>
          <w:bCs/>
          <w:iCs/>
          <w:sz w:val="24"/>
          <w:szCs w:val="20"/>
        </w:rPr>
        <w:t>REFERENCES</w:t>
      </w:r>
      <w:commentRangeEnd w:id="6"/>
      <w:r>
        <w:commentReference w:id="6"/>
      </w:r>
    </w:p>
    <w:p w:rsidR="00E60E3C" w:rsidRPr="00870F08" w:rsidRDefault="00E60E3C" w:rsidP="00870F08">
      <w:pPr>
        <w:widowControl/>
        <w:autoSpaceDE/>
        <w:autoSpaceDN/>
        <w:ind w:left="289"/>
        <w:jc w:val="center"/>
        <w:rPr>
          <w:b/>
          <w:bCs/>
          <w:iCs/>
          <w:sz w:val="24"/>
          <w:szCs w:val="20"/>
        </w:rPr>
      </w:pPr>
    </w:p>
    <w:p w:rsidR="00E60E3C" w:rsidRPr="00E60E3C" w:rsidRDefault="00E60E3C" w:rsidP="00E60E3C">
      <w:pPr>
        <w:pStyle w:val="ListParagraph"/>
        <w:numPr>
          <w:ilvl w:val="0"/>
          <w:numId w:val="3"/>
        </w:numPr>
        <w:ind w:left="425" w:hanging="425"/>
        <w:jc w:val="both"/>
        <w:rPr>
          <w:b/>
          <w:sz w:val="20"/>
        </w:rPr>
      </w:pPr>
      <w:r>
        <w:rPr>
          <w:sz w:val="20"/>
        </w:rPr>
        <w:t xml:space="preserve">T. Desautels et al., </w:t>
      </w:r>
      <w:r>
        <w:rPr>
          <w:i/>
          <w:iCs/>
          <w:sz w:val="20"/>
        </w:rPr>
        <w:t xml:space="preserve">Prediction of sepsis in the intensive care unit with minimal electronic health record data: a machine learning approach</w:t>
      </w:r>
      <w:r>
        <w:rPr>
          <w:sz w:val="20"/>
        </w:rPr>
        <w:t xml:space="preserve">, JMIR Medical Informatics, 4(3), e28, (2016).</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M. Moor et al., </w:t>
      </w:r>
      <w:r>
        <w:rPr>
          <w:i/>
          <w:iCs/>
          <w:sz w:val="20"/>
        </w:rPr>
        <w:t xml:space="preserve">Early prediction of sepsis in the ICU using machine learning: a systematic review</w:t>
      </w:r>
      <w:r>
        <w:rPr>
          <w:sz w:val="20"/>
        </w:rPr>
        <w:t xml:space="preserve">, Frontiers in Medicine, 8, 607952, (2021).</w:t>
      </w:r>
    </w:p>
    <w:p w:rsidR="00E60E3C" w:rsidRPr="00E60E3C" w:rsidRDefault="00E60E3C" w:rsidP="00E60E3C">
      <w:pPr>
        <w:pStyle w:val="ListParagraph"/>
        <w:numPr>
          <w:ilvl w:val="0"/>
          <w:numId w:val="3"/>
        </w:numPr>
        <w:ind w:left="425" w:hanging="425"/>
        <w:jc w:val="both"/>
        <w:rPr>
          <w:sz w:val="20"/>
        </w:rPr>
      </w:pPr>
      <w:r>
        <w:rPr>
          <w:sz w:val="20"/>
        </w:rPr>
        <w:t xml:space="preserve">S. M. Lundberg and S.-I. Lee, </w:t>
      </w:r>
      <w:r>
        <w:rPr>
          <w:i/>
          <w:iCs/>
          <w:sz w:val="20"/>
        </w:rPr>
        <w:t xml:space="preserve">A unified approach to interpreting model predictions</w:t>
      </w:r>
      <w:r>
        <w:rPr>
          <w:sz w:val="20"/>
        </w:rPr>
        <w:t xml:space="preserve">, Advances in Neural Information Processing Systems, 30, (2017).</w:t>
      </w:r>
    </w:p>
    <w:p w:rsidR="00E60E3C" w:rsidRPr="00E60E3C" w:rsidRDefault="00E60E3C" w:rsidP="00E60E3C">
      <w:pPr>
        <w:pStyle w:val="ListParagraph"/>
        <w:numPr>
          <w:ilvl w:val="0"/>
          <w:numId w:val="3"/>
        </w:numPr>
        <w:tabs>
          <w:tab w:val="left" w:pos="369"/>
          <w:tab w:val="left" w:pos="448"/>
        </w:tabs>
        <w:ind w:left="425" w:hanging="425"/>
        <w:jc w:val="both"/>
        <w:rPr>
          <w:sz w:val="20"/>
        </w:rPr>
      </w:pPr>
      <w:commentRangeStart w:id="10"/>
      <w:r>
        <w:rPr>
          <w:sz w:val="20"/>
        </w:rPr>
        <w:t xml:space="preserve">A. E. W. Johnson et al., </w:t>
      </w:r>
      <w:r>
        <w:rPr>
          <w:i/>
          <w:iCs/>
          <w:sz w:val="20"/>
        </w:rPr>
        <w:t xml:space="preserve">MIMIC-III, a freely accessible critical care database</w:t>
      </w:r>
      <w:r>
        <w:rPr>
          <w:sz w:val="20"/>
        </w:rPr>
        <w:t xml:space="preserve">, Scientific Data, 3, 160035, (2016).</w:t>
      </w:r>
      <w:commentRangeEnd w:id="10"/>
      <w:r>
        <w:rPr>
          <w:rStyle w:val="CommentReference"/>
        </w:rPr>
        <w:commentReference w:id="10"/>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M. A. Reyna et al., </w:t>
      </w:r>
      <w:r>
        <w:rPr>
          <w:i/>
          <w:iCs/>
          <w:sz w:val="20"/>
        </w:rPr>
        <w:t xml:space="preserve">Early prediction of sepsis from clinical data: the PhysioNet/Computing in Cardiology Challenge 2019</w:t>
      </w:r>
      <w:r>
        <w:rPr>
          <w:sz w:val="20"/>
        </w:rPr>
        <w:t xml:space="preserve">, Critical Care Medicine, 48(2), 210–217, (2020).</w:t>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S. Nemati et al., </w:t>
      </w:r>
      <w:r>
        <w:rPr>
          <w:i/>
          <w:iCs/>
          <w:sz w:val="20"/>
        </w:rPr>
        <w:t xml:space="preserve">An interpretable machine learning model for accurate prediction of sepsis in the ICU</w:t>
      </w:r>
      <w:r>
        <w:rPr>
          <w:sz w:val="20"/>
        </w:rPr>
        <w:t xml:space="preserve">, Critical Care Medicine, 46(4), 547–553, (2018).</w:t>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H. J. Kam and H. Y. Kim, </w:t>
      </w:r>
      <w:r>
        <w:rPr>
          <w:i/>
          <w:iCs/>
          <w:sz w:val="20"/>
        </w:rPr>
        <w:t xml:space="preserve">Learning representations for the early detection of sepsis with deep neural networks</w:t>
      </w:r>
      <w:r>
        <w:rPr>
          <w:sz w:val="20"/>
        </w:rPr>
        <w:t xml:space="preserve">, Computers in Biology and Medicine, 89, 248–255, (2017).</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C. Guo, G. Pleiss, Y. Sun and K. Q. Weinberger, </w:t>
      </w:r>
      <w:r>
        <w:rPr>
          <w:i/>
          <w:iCs/>
          <w:sz w:val="20"/>
        </w:rPr>
        <w:t xml:space="preserve">On calibration of modern neural networks</w:t>
      </w:r>
      <w:r>
        <w:rPr>
          <w:sz w:val="20"/>
        </w:rPr>
        <w:t xml:space="preserve">, in Proceedings of the 34th International Conference on Machine Learning, PMLR 70, 1321–1330, (2017).</w:t>
      </w:r>
    </w:p>
    <w:p w:rsidR="00E60E3C" w:rsidRPr="00E60E3C" w:rsidRDefault="00E60E3C" w:rsidP="00E60E3C">
      <w:pPr>
        <w:pStyle w:val="ListParagraph"/>
        <w:numPr>
          <w:ilvl w:val="0"/>
          <w:numId w:val="3"/>
        </w:numPr>
        <w:ind w:left="425" w:hanging="425"/>
        <w:jc w:val="both"/>
        <w:rPr>
          <w:sz w:val="20"/>
        </w:rPr>
      </w:pPr>
      <w:commentRangeStart w:id="8"/>
      <w:r>
        <w:rPr>
          <w:sz w:val="20"/>
        </w:rPr>
        <w:t xml:space="preserve">G. C. Fabrizzio, A. L. Erdmann and L. M. de Oliveira, </w:t>
      </w:r>
      <w:r>
        <w:rPr>
          <w:i/>
          <w:iCs/>
          <w:sz w:val="20"/>
        </w:rPr>
        <w:t xml:space="preserve">Web app for prediction of hospitalisation in intensive care unit by covid-19</w:t>
      </w:r>
      <w:r>
        <w:rPr>
          <w:sz w:val="20"/>
        </w:rPr>
        <w:t xml:space="preserve">, Revista Brasileira de Enfermagem, 76(6), e20220740, (2023).</w:t>
      </w:r>
      <w:commentRangeEnd w:id="8"/>
      <w:r>
        <w:rPr>
          <w:rStyle w:val="CommentReference"/>
        </w:rPr>
        <w:commentReference w:id="8"/>
      </w:r>
    </w:p>
    <w:p w:rsidR="00E60E3C" w:rsidRPr="00E60E3C" w:rsidRDefault="00E60E3C" w:rsidP="00E60E3C">
      <w:pPr>
        <w:pStyle w:val="ListParagraph"/>
        <w:numPr>
          <w:ilvl w:val="0"/>
          <w:numId w:val="3"/>
        </w:numPr>
        <w:tabs>
          <w:tab w:val="left" w:pos="369"/>
        </w:tabs>
        <w:ind w:left="425" w:hanging="425"/>
        <w:jc w:val="both"/>
        <w:rPr>
          <w:sz w:val="20"/>
        </w:rPr>
      </w:pPr>
      <w:commentRangeStart w:id="9"/>
      <w:r>
        <w:rPr>
          <w:sz w:val="20"/>
        </w:rPr>
        <w:t xml:space="preserve">Y. Tang, Y. Zhang and J. Li, </w:t>
      </w:r>
      <w:r>
        <w:rPr>
          <w:i/>
          <w:iCs/>
          <w:sz w:val="20"/>
        </w:rPr>
        <w:t xml:space="preserve">A time series driven model for early sepsis prediction based on transformer module</w:t>
      </w:r>
      <w:r>
        <w:rPr>
          <w:sz w:val="20"/>
        </w:rPr>
        <w:t xml:space="preserve">, BMC Medical Research Methodology, 24, 23, (2024).</w:t>
      </w:r>
      <w:commentRangeEnd w:id="9"/>
      <w:r>
        <w:rPr>
          <w:rStyle w:val="CommentReference"/>
        </w:rPr>
        <w:commentReference w:id="9"/>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S. M. Lauritsen et al., </w:t>
      </w:r>
      <w:r>
        <w:rPr>
          <w:i/>
          <w:iCs/>
          <w:sz w:val="20"/>
        </w:rPr>
        <w:t xml:space="preserve">Explainable artificial intelligence model to predict acute critical illness from electronic health records</w:t>
      </w:r>
      <w:r>
        <w:rPr>
          <w:sz w:val="20"/>
        </w:rPr>
        <w:t xml:space="preserve">, Nature Communications, 11, 3852, (2020).</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L. M. Fleuren et al., </w:t>
      </w:r>
      <w:r>
        <w:rPr>
          <w:i/>
          <w:iCs/>
          <w:sz w:val="20"/>
        </w:rPr>
        <w:t xml:space="preserve">Machine learning for the prediction of sepsis: a systematic review and meta-analysis of diagnostic test accuracy</w:t>
      </w:r>
      <w:r>
        <w:rPr>
          <w:sz w:val="20"/>
        </w:rPr>
        <w:t xml:space="preserve">, Intensive Care Medicine, 46(3), 383–400, (2020).</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E. J. Topol, </w:t>
      </w:r>
      <w:r>
        <w:rPr>
          <w:i/>
          <w:iCs/>
          <w:sz w:val="20"/>
        </w:rPr>
        <w:t xml:space="preserve">High-performance medicine: the convergence of human and artificial intelligence</w:t>
      </w:r>
      <w:r>
        <w:rPr>
          <w:sz w:val="20"/>
        </w:rPr>
        <w:t xml:space="preserve">, Nature Medicine, 25(1), 44–56, (2019).</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E. Beede et al., </w:t>
      </w:r>
      <w:r>
        <w:rPr>
          <w:i/>
          <w:iCs/>
          <w:sz w:val="20"/>
        </w:rPr>
        <w:t xml:space="preserve">A human-centered evaluation of a deep learning system deployed in clinics for the detection of diabetic retinopathy</w:t>
      </w:r>
      <w:r>
        <w:rPr>
          <w:sz w:val="20"/>
        </w:rPr>
        <w:t xml:space="preserve">, in Proceedings of the 2020 CHI Conference on Human Factors in Computing Systems, 1–12, (2020).</w:t>
      </w:r>
    </w:p>
    <w:p w:rsidR="006C35B7" w:rsidRPr="00E60E3C" w:rsidRDefault="00E60E3C" w:rsidP="00E60E3C">
      <w:pPr>
        <w:pStyle w:val="ListParagraph"/>
        <w:numPr>
          <w:ilvl w:val="0"/>
          <w:numId w:val="3"/>
        </w:numPr>
        <w:tabs>
          <w:tab w:val="left" w:pos="369"/>
        </w:tabs>
        <w:ind w:left="425" w:hanging="425"/>
        <w:jc w:val="both"/>
        <w:rPr>
          <w:sz w:val="20"/>
        </w:rPr>
      </w:pPr>
      <w:r>
        <w:rPr>
          <w:sz w:val="20"/>
        </w:rPr>
        <w:t xml:space="preserve">B. Van Calster et al., </w:t>
      </w:r>
      <w:r>
        <w:rPr>
          <w:i/>
          <w:iCs/>
          <w:sz w:val="20"/>
        </w:rPr>
        <w:t xml:space="preserve">Calibration: the Achilles heel of predictive analytics</w:t>
      </w:r>
      <w:r>
        <w:rPr>
          <w:sz w:val="20"/>
        </w:rPr>
        <w:t xml:space="preserve">, BMC Medicine, 17, 230, (2019).</w:t>
      </w:r>
    </w:p>
    <w:p>
      <w:pPr>
        <w:pStyle w:val="ListParagraph"/>
        <w:numPr>
          <w:ilvl w:val="0"/>
          <w:numId w:val="3"/>
        </w:numPr>
        <w:ind w:left="425" w:hanging="425"/>
        <w:jc w:val="both"/>
        <w:rPr/>
      </w:pPr>
      <w:r>
        <w:rPr>
          <w:sz w:val="20"/>
        </w:rPr>
        <w:t xml:space="preserve">A. L. Goldberger et al., </w:t>
      </w:r>
      <w:r>
        <w:rPr>
          <w:i/>
          <w:iCs/>
          <w:sz w:val="20"/>
        </w:rPr>
        <w:t xml:space="preserve">PhysioBank, PhysioToolkit, and PhysioNet: components of a new research resource for complex physiologic signals</w:t>
      </w:r>
      <w:r>
        <w:rPr>
          <w:sz w:val="20"/>
        </w:rPr>
        <w:t xml:space="preserve">, Circulation, 101(23), e215–e220, (2000).</w:t>
      </w:r>
    </w:p>
    <w:p>
      <w:pPr>
        <w:pStyle w:val="ListParagraph"/>
        <w:numPr>
          <w:ilvl w:val="0"/>
          <w:numId w:val="3"/>
        </w:numPr>
        <w:ind w:left="425" w:hanging="425"/>
        <w:jc w:val="both"/>
        <w:rPr/>
      </w:pPr>
      <w:r>
        <w:rPr>
          <w:sz w:val="20"/>
        </w:rPr>
        <w:t xml:space="preserve">Z. Che et al., </w:t>
      </w:r>
      <w:r>
        <w:rPr>
          <w:i/>
          <w:iCs/>
          <w:sz w:val="20"/>
        </w:rPr>
        <w:t xml:space="preserve">Recurrent neural networks for multivariate time series with missing values</w:t>
      </w:r>
      <w:r>
        <w:rPr>
          <w:sz w:val="20"/>
        </w:rPr>
        <w:t xml:space="preserve">, Scientific Reports, 8, 6085, (2018).</w:t>
      </w:r>
    </w:p>
    <w:p>
      <w:pPr>
        <w:pStyle w:val="ListParagraph"/>
        <w:numPr>
          <w:ilvl w:val="0"/>
          <w:numId w:val="3"/>
        </w:numPr>
        <w:ind w:left="425" w:hanging="425"/>
        <w:jc w:val="both"/>
        <w:rPr/>
      </w:pPr>
      <w:r>
        <w:rPr>
          <w:sz w:val="20"/>
        </w:rPr>
        <w:t xml:space="preserve">S. W. Roberts, </w:t>
      </w:r>
      <w:r>
        <w:rPr>
          <w:i/>
          <w:iCs/>
          <w:sz w:val="20"/>
        </w:rPr>
        <w:t xml:space="preserve">Control chart tests based on geometric moving averages</w:t>
      </w:r>
      <w:r>
        <w:rPr>
          <w:sz w:val="20"/>
        </w:rPr>
        <w:t xml:space="preserve">, Technometrics, 1(3), 239–250, (1959).</w:t>
      </w:r>
    </w:p>
    <w:p>
      <w:pPr>
        <w:pStyle w:val="ListParagraph"/>
        <w:numPr>
          <w:ilvl w:val="0"/>
          <w:numId w:val="3"/>
        </w:numPr>
        <w:ind w:left="425" w:hanging="425"/>
        <w:jc w:val="both"/>
        <w:rPr/>
      </w:pPr>
      <w:r>
        <w:rPr>
          <w:sz w:val="20"/>
        </w:rPr>
        <w:t xml:space="preserve">E. S. Page, </w:t>
      </w:r>
      <w:r>
        <w:rPr>
          <w:i/>
          <w:iCs/>
          <w:sz w:val="20"/>
        </w:rPr>
        <w:t xml:space="preserve">Continuous inspection schemes</w:t>
      </w:r>
      <w:r>
        <w:rPr>
          <w:sz w:val="20"/>
        </w:rPr>
        <w:t xml:space="preserve">, Biometrika, 41(1–2), 100–115, (1954).</w:t>
      </w:r>
    </w:p>
    <w:p>
      <w:pPr>
        <w:pStyle w:val="ListParagraph"/>
        <w:numPr>
          <w:ilvl w:val="0"/>
          <w:numId w:val="3"/>
        </w:numPr>
        <w:ind w:left="425" w:hanging="425"/>
        <w:jc w:val="both"/>
        <w:rPr/>
      </w:pPr>
      <w:r>
        <w:rPr>
          <w:sz w:val="20"/>
        </w:rPr>
        <w:t xml:space="preserve">C. Dwork, F. McSherry, K. Nissim and A. Smith, </w:t>
      </w:r>
      <w:r>
        <w:rPr>
          <w:i/>
          <w:iCs/>
          <w:sz w:val="20"/>
        </w:rPr>
        <w:t xml:space="preserve">Calibrating noise to sensitivity in private data analysis</w:t>
      </w:r>
      <w:r>
        <w:rPr>
          <w:sz w:val="20"/>
        </w:rPr>
        <w:t xml:space="preserve">, in Theory of Cryptography (TCC 2006), LNCS 3876, Springer, 265–284, (2006).</w:t>
      </w:r>
    </w:p>
    <w:p>
      <w:pPr>
        <w:pStyle w:val="ListParagraph"/>
        <w:numPr>
          <w:ilvl w:val="0"/>
          <w:numId w:val="3"/>
        </w:numPr>
        <w:ind w:left="425" w:hanging="425"/>
        <w:jc w:val="both"/>
        <w:rPr/>
      </w:pPr>
      <w:r>
        <w:rPr>
          <w:sz w:val="20"/>
        </w:rPr>
        <w:t xml:space="preserve">Centers for Disease Control and Prevention, </w:t>
      </w:r>
      <w:r>
        <w:rPr>
          <w:i/>
          <w:iCs/>
          <w:sz w:val="20"/>
        </w:rPr>
        <w:t xml:space="preserve">FluView: U.S. Outpatient Influenza-like Illness Surveillance Network (ILINet)</w:t>
      </w:r>
      <w:r>
        <w:rPr>
          <w:sz w:val="20"/>
        </w:rPr>
        <w:t xml:space="preserve">, https://www.cdc.gov/fluview/, accessed 9 October 2026.</w:t>
      </w:r>
    </w:p>
    <w:p>
      <w:pPr>
        <w:pStyle w:val="ListParagraph"/>
        <w:numPr>
          <w:ilvl w:val="0"/>
          <w:numId w:val="3"/>
        </w:numPr>
        <w:ind w:left="425" w:hanging="425"/>
        <w:jc w:val="both"/>
        <w:rPr/>
      </w:pPr>
      <w:r>
        <w:rPr>
          <w:sz w:val="20"/>
        </w:rPr>
        <w:t xml:space="preserve">D. C. Farrow, L. C. Brooks, A. Rumack, R. J. Tibshirani and R. Rosenfeld, </w:t>
      </w:r>
      <w:r>
        <w:rPr>
          <w:i/>
          <w:iCs/>
          <w:sz w:val="20"/>
        </w:rPr>
        <w:t xml:space="preserve">Delphi Epidata API</w:t>
      </w:r>
      <w:r>
        <w:rPr>
          <w:sz w:val="20"/>
        </w:rPr>
        <w:t xml:space="preserve">, https://github.com/cmu-delphi/delphi-epidata, (2015); fluview endpoint accessed 9 October 2026.</w:t>
      </w:r>
    </w:p>
    <w:p>
      <w:pPr>
        <w:pStyle w:val="ListParagraph"/>
        <w:numPr>
          <w:ilvl w:val="0"/>
          <w:numId w:val="3"/>
        </w:numPr>
        <w:ind w:left="425" w:hanging="425"/>
        <w:jc w:val="both"/>
        <w:rPr/>
      </w:pPr>
      <w:r>
        <w:rPr>
          <w:sz w:val="20"/>
        </w:rPr>
        <w:t xml:space="preserve">J. C. Platt, </w:t>
      </w:r>
      <w:r>
        <w:rPr>
          <w:i/>
          <w:iCs/>
          <w:sz w:val="20"/>
        </w:rPr>
        <w:t xml:space="preserve">Probabilistic outputs for support vector machines and comparisons to regularized likelihood methods</w:t>
      </w:r>
      <w:r>
        <w:rPr>
          <w:sz w:val="20"/>
        </w:rPr>
        <w:t xml:space="preserve">, in A. J. Smola, P. Bartlett, B. Schölkopf and D. Schuurmans (eds.), Advances in Large Margin Classifiers, MIT Press, 61–74, (2000).</w:t>
      </w:r>
    </w:p>
    <w:p>
      <w:pPr>
        <w:pStyle w:val="ListParagraph"/>
        <w:numPr>
          <w:ilvl w:val="0"/>
          <w:numId w:val="3"/>
        </w:numPr>
        <w:ind w:left="425" w:hanging="425"/>
        <w:jc w:val="both"/>
        <w:rPr/>
      </w:pPr>
      <w:r>
        <w:rPr>
          <w:sz w:val="20"/>
        </w:rPr>
        <w:t xml:space="preserve">K. E. Rudd et al., </w:t>
      </w:r>
      <w:r>
        <w:rPr>
          <w:i/>
          <w:sz w:val="20"/>
        </w:rPr>
        <w:t xml:space="preserve">Global, regional, and national sepsis incidence and mortality, 1990–2017: analysis for the Global Burden of Disease Study</w:t>
      </w:r>
      <w:r>
        <w:rPr>
          <w:sz w:val="20"/>
        </w:rPr>
        <w:t xml:space="preserve">, The Lancet, 395(10219), 200–211, (2020).</w:t>
      </w:r>
    </w:p>
    <w:p>
      <w:pPr>
        <w:pStyle w:val="ListParagraph"/>
        <w:numPr>
          <w:ilvl w:val="0"/>
          <w:numId w:val="3"/>
        </w:numPr>
        <w:ind w:left="425" w:hanging="425"/>
        <w:jc w:val="both"/>
        <w:rPr/>
      </w:pPr>
      <w:r>
        <w:rPr>
          <w:sz w:val="20"/>
        </w:rPr>
        <w:t xml:space="preserve">J. Lombardo et al., </w:t>
      </w:r>
      <w:r>
        <w:rPr>
          <w:i/>
          <w:sz w:val="20"/>
        </w:rPr>
        <w:t xml:space="preserve">A systems overview of the Electronic Surveillance System for the Early Notification of Community-Based Epidemics (ESSENCE II)</w:t>
      </w:r>
      <w:r>
        <w:rPr>
          <w:sz w:val="20"/>
        </w:rPr>
        <w:t xml:space="preserve">, Journal of Urban Health, 80(2 Suppl 1), i32–i42, (2003).</w:t>
      </w:r>
    </w:p>
    <w:p>
      <w:pPr>
        <w:pStyle w:val="ListParagraph"/>
        <w:numPr>
          <w:ilvl w:val="0"/>
          <w:numId w:val="3"/>
        </w:numPr>
        <w:ind w:left="425" w:hanging="425"/>
        <w:jc w:val="both"/>
        <w:rPr/>
      </w:pPr>
      <w:r>
        <w:rPr>
          <w:sz w:val="20"/>
        </w:rPr>
        <w:t xml:space="preserve">D. L. Buckeridge, </w:t>
      </w:r>
      <w:r>
        <w:rPr>
          <w:i/>
          <w:sz w:val="20"/>
        </w:rPr>
        <w:t xml:space="preserve">Outbreak detection through automated surveillance: a review of the determinants of detection</w:t>
      </w:r>
      <w:r>
        <w:rPr>
          <w:sz w:val="20"/>
        </w:rPr>
        <w:t xml:space="preserve">, Journal of Biomedical Informatics, 40(4), 370–379, (2007).</w:t>
      </w:r>
    </w:p>
    <w:p>
      <w:pPr>
        <w:pStyle w:val="ListParagraph"/>
        <w:numPr>
          <w:ilvl w:val="0"/>
          <w:numId w:val="3"/>
        </w:numPr>
        <w:ind w:left="425" w:hanging="425"/>
        <w:jc w:val="both"/>
        <w:rPr/>
      </w:pPr>
      <w:r>
        <w:rPr>
          <w:sz w:val="20"/>
        </w:rPr>
        <w:t xml:space="preserve">S. Unkel, C. P. Farrington, P. H. Garthwaite, C. Robertson and N. Andrews, </w:t>
      </w:r>
      <w:r>
        <w:rPr>
          <w:i/>
          <w:sz w:val="20"/>
        </w:rPr>
        <w:t xml:space="preserve">Statistical methods for the prospective detection of infectious disease outbreaks: a review</w:t>
      </w:r>
      <w:r>
        <w:rPr>
          <w:sz w:val="20"/>
        </w:rPr>
        <w:t xml:space="preserve">, Journal of the Royal Statistical Society Series A, 175(1), 49–82, (2012).</w:t>
      </w:r>
    </w:p>
    <w:p>
      <w:pPr>
        <w:pStyle w:val="ListParagraph"/>
        <w:numPr>
          <w:ilvl w:val="0"/>
          <w:numId w:val="3"/>
        </w:numPr>
        <w:ind w:left="425" w:hanging="425"/>
        <w:jc w:val="both"/>
        <w:rPr/>
      </w:pPr>
      <w:r>
        <w:rPr>
          <w:sz w:val="20"/>
        </w:rPr>
        <w:t xml:space="preserve">R. D. Fricker Jr., </w:t>
      </w:r>
      <w:r>
        <w:rPr>
          <w:i/>
          <w:sz w:val="20"/>
        </w:rPr>
        <w:t xml:space="preserve">Introduction to Statistical Methods for Biosurveillance: With an Emphasis on Syndromic Surveillance</w:t>
      </w:r>
      <w:r>
        <w:rPr>
          <w:sz w:val="20"/>
        </w:rPr>
        <w:t xml:space="preserve">, Cambridge University Press, (2013).</w:t>
      </w:r>
    </w:p>
    <w:p>
      <w:pPr>
        <w:pStyle w:val="ListParagraph"/>
        <w:numPr>
          <w:ilvl w:val="0"/>
          <w:numId w:val="3"/>
        </w:numPr>
        <w:ind w:left="425" w:hanging="425"/>
        <w:jc w:val="both"/>
        <w:rPr/>
      </w:pPr>
      <w:r>
        <w:rPr>
          <w:sz w:val="20"/>
        </w:rPr>
        <w:t xml:space="preserve">K. El Emam et al., </w:t>
      </w:r>
      <w:r>
        <w:rPr>
          <w:i/>
          <w:sz w:val="20"/>
        </w:rPr>
        <w:t xml:space="preserve">A secure protocol for protecting the identity of providers when disclosing data for disease surveillance</w:t>
      </w:r>
      <w:r>
        <w:rPr>
          <w:sz w:val="20"/>
        </w:rPr>
        <w:t xml:space="preserve">, Journal of the American Medical Informatics Association, 18(3), 212–217, (2011).</w:t>
      </w:r>
    </w:p>
    <w:p>
      <w:pPr>
        <w:pStyle w:val="ListParagraph"/>
        <w:numPr>
          <w:ilvl w:val="0"/>
          <w:numId w:val="3"/>
        </w:numPr>
        <w:ind w:left="425" w:hanging="425"/>
        <w:jc w:val="both"/>
        <w:rPr/>
      </w:pPr>
      <w:r>
        <w:rPr>
          <w:sz w:val="20"/>
        </w:rPr>
        <w:t xml:space="preserve">N. Rieke et al., </w:t>
      </w:r>
      <w:r>
        <w:rPr>
          <w:i/>
          <w:sz w:val="20"/>
        </w:rPr>
        <w:t xml:space="preserve">The future of digital health with federated learning</w:t>
      </w:r>
      <w:r>
        <w:rPr>
          <w:sz w:val="20"/>
        </w:rPr>
        <w:t xml:space="preserve">, npj Digital Medicine, 3, 119, (2020).</w:t>
      </w:r>
    </w:p>
    <w:sectPr w:rsidR="006C35B7" w:rsidRPr="00E60E3C" w:rsidSect="002C3286">
      <w:pgSz w:w="11910" w:h="16840"/>
      <w:pgMar w:top="1840" w:right="1275" w:bottom="280" w:left="992"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jith Thomas Jose" w:date="2026-10-13T07:09:43Z" w:initials="ATJ">
    <w:p w14:paraId="687B14FC" w14:textId="77777777">
      <w:r>
        <w:rPr>
          <w:rStyle w:val="CommentReference"/>
        </w:rPr>
        <w:annotationRef/>
      </w:r>
      <w:r>
        <w:rPr>
          <w:color w:val="000000"/>
          <w:sz w:val="20"/>
          <w:szCs w:val="20"/>
        </w:rPr>
        <w:t xml:space="preserve">The Springer route needs agreement from all five authors. The corresponding author is Reeja S R, so the consent email should come from her or with her approval.</w:t>
      </w:r>
    </w:p>
  </w:comment>
  <w:comment w:id="1" w:author="Anjith Thomas Jose" w:date="2026-10-13T07:09:43Z" w:initials="ATJ">
    <w:p w14:paraId="005FBDCF" w14:textId="77777777">
      <w:r>
        <w:rPr>
          <w:rStyle w:val="CommentReference"/>
        </w:rPr>
        <w:annotationRef/>
      </w:r>
      <w:r>
        <w:rPr>
          <w:color w:val="000000"/>
          <w:sz w:val="20"/>
          <w:szCs w:val="20"/>
        </w:rPr>
        <w:t xml:space="preserve">Figure 7 added, drawn from the chapter draft data-flow diagram. Redraw only if the Springer template requires a different style.</w:t>
      </w:r>
    </w:p>
  </w:comment>
  <w:comment w:id="2" w:author="Anjith Thomas Jose" w:date="2026-10-13T07:09:43Z" w:initials="ATJ">
    <w:p w14:paraId="480AE147" w14:textId="77777777">
      <w:r>
        <w:rPr>
          <w:rStyle w:val="CommentReference"/>
        </w:rPr>
        <w:annotationRef/>
      </w:r>
      <w:r>
        <w:rPr>
          <w:color w:val="000000"/>
          <w:sz w:val="20"/>
          <w:szCs w:val="20"/>
        </w:rPr>
        <w:t xml:space="preserve">Every value in this table comes from outputs/results/final_results_summary.csv and final_results.csv (repo branch ash2, commit cf5f603). Do not edit numbers by hand.</w:t>
      </w:r>
    </w:p>
  </w:comment>
  <w:comment w:id="3" w:author="Anjith Thomas Jose" w:date="2026-10-13T07:09:43Z" w:initials="ATJ">
    <w:p w14:paraId="7B0A8383" w14:textId="77777777">
      <w:r>
        <w:rPr>
          <w:rStyle w:val="CommentReference"/>
        </w:rPr>
        <w:annotationRef/>
      </w:r>
      <w:r>
        <w:rPr>
          <w:color w:val="000000"/>
          <w:sz w:val="20"/>
          <w:szCs w:val="20"/>
        </w:rPr>
        <w:t xml:space="preserve">Which run produced this risk trajectory? If it is a dashboard screenshot from the legacy models, regenerate it with the protocol models or label it as illustrative.</w:t>
      </w:r>
    </w:p>
  </w:comment>
  <w:comment w:id="4" w:author="Anjith Thomas Jose" w:date="2026-10-13T07:09:43Z" w:initials="ATJ">
    <w:p w14:paraId="0699E9C7" w14:textId="77777777">
      <w:r>
        <w:rPr>
          <w:rStyle w:val="CommentReference"/>
        </w:rPr>
        <w:annotationRef/>
      </w:r>
      <w:r>
        <w:rPr>
          <w:color w:val="000000"/>
          <w:sz w:val="20"/>
          <w:szCs w:val="20"/>
        </w:rPr>
        <w:t xml:space="preserve">Which model and run produced this SHAP summary, and does the caption match it? Keep only if it comes from the protocol models; otherwise regenerate or remove.</w:t>
      </w:r>
    </w:p>
  </w:comment>
  <w:comment w:id="5" w:author="Anjith Thomas Jose" w:date="2026-10-13T07:09:43Z" w:initials="ATJ">
    <w:p w14:paraId="2DA3C8C6" w14:textId="77777777">
      <w:r>
        <w:rPr>
          <w:rStyle w:val="CommentReference"/>
        </w:rPr>
        <w:annotationRef/>
      </w:r>
      <w:r>
        <w:rPr>
          <w:color w:val="000000"/>
          <w:sz w:val="20"/>
          <w:szCs w:val="20"/>
        </w:rPr>
        <w:t xml:space="preserve">Values from outputs/surveillance/leakage_safe/grud_real_viral/surveillance_results.json; Figure 8 from the same folder.</w:t>
      </w:r>
    </w:p>
  </w:comment>
  <w:comment w:id="6" w:author="Anjith Thomas Jose" w:date="2026-10-13T07:09:43Z" w:initials="ATJ">
    <w:p w14:paraId="708B70F4" w14:textId="77777777">
      <w:r>
        <w:rPr>
          <w:rStyle w:val="CommentReference"/>
        </w:rPr>
        <w:annotationRef/>
      </w:r>
      <w:r>
        <w:rPr>
          <w:color w:val="000000"/>
          <w:sz w:val="20"/>
          <w:szCs w:val="20"/>
        </w:rPr>
        <w:t xml:space="preserve">References checked against publisher/DOI records on 13 Oct 2026; details corrected in tracked changes. [2], [6], [7] and [11] had the wrong title or journal. [9] (dos Santos, Streamlit, CBMS 2021) and [10] (Cheng, Sepsis-T, CHIL 2021) could not be found and are replaced with the closest real papers: [9] Fabrizzio et al. 2023 (a Streamlit ICU web app, but for COVID-19) and [10] Tang et al. 2024 (Transformer for early sepsis prediction). Check that both still fit where [9] and [10] are cited. [4] MIMIC-III is real but MIMIC was not used; keep only as background.</w:t>
      </w:r>
    </w:p>
  </w:comment>
  <w:comment w:id="7" w:author="Ashwin Nair" w:date="2026-10-13T18:08:13Z" w:initials="AN">
    <w:p w14:paraId="179963D2" w14:textId="77777777">
      <w:r>
        <w:rPr>
          <w:rStyle w:val="CommentReference"/>
        </w:rPr>
        <w:annotationRef/>
      </w:r>
      <w:r>
        <w:rPr>
          <w:color w:val="000000"/>
          <w:sz w:val="20"/>
          <w:szCs w:val="20"/>
        </w:rPr>
        <w:t xml:space="preserve">Authors: verify this novelty claim against the literature before submission.</w:t>
      </w:r>
    </w:p>
  </w:comment>
  <w:comment w:id="8" w:author="Ashwin Nair" w:date="2026-10-13T18:08:13Z" w:initials="AN">
    <w:p w14:paraId="57484D45" w14:textId="77777777">
      <w:r>
        <w:rPr>
          <w:rStyle w:val="CommentReference"/>
        </w:rPr>
        <w:annotationRef/>
      </w:r>
      <w:r>
        <w:rPr>
          <w:color w:val="000000"/>
          <w:sz w:val="20"/>
          <w:szCs w:val="20"/>
        </w:rPr>
        <w:t xml:space="preserve">Authors: confirm on the DOI; it is a COVID-19 ICU web app, not sepsis or a digital twin.</w:t>
      </w:r>
    </w:p>
  </w:comment>
  <w:comment w:id="9" w:author="Ashwin Nair" w:date="2026-10-13T18:08:13Z" w:initials="AN">
    <w:p w14:paraId="76C67815" w14:textId="77777777">
      <w:r>
        <w:rPr>
          <w:rStyle w:val="CommentReference"/>
        </w:rPr>
        <w:annotationRef/>
      </w:r>
      <w:r>
        <w:rPr>
          <w:color w:val="000000"/>
          <w:sz w:val="20"/>
          <w:szCs w:val="20"/>
        </w:rPr>
        <w:t xml:space="preserve">Authors: confirm on the DOI.</w:t>
      </w:r>
    </w:p>
  </w:comment>
  <w:comment w:id="10" w:author="Ashwin Nair" w:date="2026-10-13T18:08:13Z" w:initials="AN">
    <w:p w14:paraId="2493990A" w14:textId="77777777">
      <w:r>
        <w:rPr>
          <w:rStyle w:val="CommentReference"/>
        </w:rPr>
        <w:annotationRef/>
      </w:r>
      <w:r>
        <w:rPr>
          <w:color w:val="000000"/>
          <w:sz w:val="20"/>
          <w:szCs w:val="20"/>
        </w:rPr>
        <w:t xml:space="preserve">MIMIC was not used; consider citing [5] where [4] supports general ML capability.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7B14FC" w15:done="0"/>
  <w15:commentEx w15:paraId="005FBDCF" w15:done="0"/>
  <w15:commentEx w15:paraId="480AE147" w15:done="0"/>
  <w15:commentEx w15:paraId="7B0A8383" w15:done="0"/>
  <w15:commentEx w15:paraId="0699E9C7" w15:done="0"/>
  <w15:commentEx w15:paraId="2DA3C8C6" w15:done="0"/>
  <w15:commentEx w15:paraId="708B70F4" w15:done="0"/>
  <w15:commentEx w15:paraId="179963D2" w15:done="0"/>
  <w15:commentEx w15:paraId="57484D45" w15:done="0"/>
  <w15:commentEx w15:paraId="76C67815" w15:done="0"/>
  <w15:commentEx w15:paraId="249399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EBCD7DE" w16cex:dateUtc="2026-10-13T07:09:43Z"/>
  <w16cex:commentExtensible w16cex:durableId="1B60ACEC" w16cex:dateUtc="2026-10-13T07:09:43Z"/>
  <w16cex:commentExtensible w16cex:durableId="348225AA" w16cex:dateUtc="2026-10-13T07:09:43Z"/>
  <w16cex:commentExtensible w16cex:durableId="4AC41D33" w16cex:dateUtc="2026-10-13T07:09:43Z"/>
  <w16cex:commentExtensible w16cex:durableId="05CE5D39" w16cex:dateUtc="2026-10-13T07:09:43Z"/>
  <w16cex:commentExtensible w16cex:durableId="7FBC82BC" w16cex:dateUtc="2026-10-13T07:09:43Z"/>
  <w16cex:commentExtensible w16cex:durableId="4529FA0E" w16cex:dateUtc="2026-10-13T07:09:43Z"/>
  <w16cex:commentExtensible w16cex:durableId="35BD8EC0" w16cex:dateUtc="2026-10-13T18:08:13Z"/>
  <w16cex:commentExtensible w16cex:durableId="5A6A1151" w16cex:dateUtc="2026-10-13T18:08:13Z"/>
  <w16cex:commentExtensible w16cex:durableId="23875A8D" w16cex:dateUtc="2026-10-13T18:08:13Z"/>
  <w16cex:commentExtensible w16cex:durableId="2C90AFE6" w16cex:dateUtc="2026-10-13T18:08:1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7B14FC" w16cid:durableId="3EBCD7DE"/>
  <w16cid:commentId w16cid:paraId="005FBDCF" w16cid:durableId="1B60ACEC"/>
  <w16cid:commentId w16cid:paraId="480AE147" w16cid:durableId="348225AA"/>
  <w16cid:commentId w16cid:paraId="7B0A8383" w16cid:durableId="4AC41D33"/>
  <w16cid:commentId w16cid:paraId="0699E9C7" w16cid:durableId="05CE5D39"/>
  <w16cid:commentId w16cid:paraId="2DA3C8C6" w16cid:durableId="7FBC82BC"/>
  <w16cid:commentId w16cid:paraId="708B70F4" w16cid:durableId="4529FA0E"/>
  <w16cid:commentId w16cid:paraId="179963D2" w16cid:durableId="35BD8EC0"/>
  <w16cid:commentId w16cid:paraId="57484D45" w16cid:durableId="5A6A1151"/>
  <w16cid:commentId w16cid:paraId="76C67815" w16cid:durableId="23875A8D"/>
  <w16cid:commentId w16cid:paraId="2493990A" w16cid:durableId="2C90AFE6"/>
</w16cid:commentsId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917A4B"/>
    <w:multiLevelType w:val="hybridMultilevel"/>
    <w:tmpl w:val="CEDED0F0"/>
    <w:lvl w:ilvl="0" w:tplc="2ABE2C28">
      <w:start w:val="1"/>
      <w:numFmt w:val="upperRoman"/>
      <w:lvlText w:val="%1."/>
      <w:lvlJc w:val="left"/>
      <w:pPr>
        <w:ind w:left="661" w:hanging="214"/>
      </w:pPr>
      <w:rPr>
        <w:rFonts w:ascii="Times New Roman" w:eastAsia="Times New Roman" w:hAnsi="Times New Roman" w:cs="Times New Roman" w:hint="default"/>
        <w:b/>
        <w:bCs/>
        <w:i w:val="0"/>
        <w:iCs w:val="0"/>
        <w:spacing w:val="0"/>
        <w:w w:val="100"/>
        <w:sz w:val="24"/>
        <w:szCs w:val="24"/>
        <w:lang w:val="en-US" w:eastAsia="en-US" w:bidi="ar-SA"/>
      </w:rPr>
    </w:lvl>
    <w:lvl w:ilvl="1" w:tplc="54581EEA">
      <w:numFmt w:val="bullet"/>
      <w:lvlText w:val="•"/>
      <w:lvlJc w:val="left"/>
      <w:pPr>
        <w:ind w:left="1558" w:hanging="214"/>
      </w:pPr>
      <w:rPr>
        <w:rFonts w:hint="default"/>
        <w:lang w:val="en-US" w:eastAsia="en-US" w:bidi="ar-SA"/>
      </w:rPr>
    </w:lvl>
    <w:lvl w:ilvl="2" w:tplc="7BB201FA">
      <w:numFmt w:val="bullet"/>
      <w:lvlText w:val="•"/>
      <w:lvlJc w:val="left"/>
      <w:pPr>
        <w:ind w:left="2456" w:hanging="214"/>
      </w:pPr>
      <w:rPr>
        <w:rFonts w:hint="default"/>
        <w:lang w:val="en-US" w:eastAsia="en-US" w:bidi="ar-SA"/>
      </w:rPr>
    </w:lvl>
    <w:lvl w:ilvl="3" w:tplc="177A19A6">
      <w:numFmt w:val="bullet"/>
      <w:lvlText w:val="•"/>
      <w:lvlJc w:val="left"/>
      <w:pPr>
        <w:ind w:left="3354" w:hanging="214"/>
      </w:pPr>
      <w:rPr>
        <w:rFonts w:hint="default"/>
        <w:lang w:val="en-US" w:eastAsia="en-US" w:bidi="ar-SA"/>
      </w:rPr>
    </w:lvl>
    <w:lvl w:ilvl="4" w:tplc="3A122E12">
      <w:numFmt w:val="bullet"/>
      <w:lvlText w:val="•"/>
      <w:lvlJc w:val="left"/>
      <w:pPr>
        <w:ind w:left="4253" w:hanging="214"/>
      </w:pPr>
      <w:rPr>
        <w:rFonts w:hint="default"/>
        <w:lang w:val="en-US" w:eastAsia="en-US" w:bidi="ar-SA"/>
      </w:rPr>
    </w:lvl>
    <w:lvl w:ilvl="5" w:tplc="C12C44F2">
      <w:numFmt w:val="bullet"/>
      <w:lvlText w:val="•"/>
      <w:lvlJc w:val="left"/>
      <w:pPr>
        <w:ind w:left="5151" w:hanging="214"/>
      </w:pPr>
      <w:rPr>
        <w:rFonts w:hint="default"/>
        <w:lang w:val="en-US" w:eastAsia="en-US" w:bidi="ar-SA"/>
      </w:rPr>
    </w:lvl>
    <w:lvl w:ilvl="6" w:tplc="5E50A156">
      <w:numFmt w:val="bullet"/>
      <w:lvlText w:val="•"/>
      <w:lvlJc w:val="left"/>
      <w:pPr>
        <w:ind w:left="6049" w:hanging="214"/>
      </w:pPr>
      <w:rPr>
        <w:rFonts w:hint="default"/>
        <w:lang w:val="en-US" w:eastAsia="en-US" w:bidi="ar-SA"/>
      </w:rPr>
    </w:lvl>
    <w:lvl w:ilvl="7" w:tplc="0A46A306">
      <w:numFmt w:val="bullet"/>
      <w:lvlText w:val="•"/>
      <w:lvlJc w:val="left"/>
      <w:pPr>
        <w:ind w:left="6948" w:hanging="214"/>
      </w:pPr>
      <w:rPr>
        <w:rFonts w:hint="default"/>
        <w:lang w:val="en-US" w:eastAsia="en-US" w:bidi="ar-SA"/>
      </w:rPr>
    </w:lvl>
    <w:lvl w:ilvl="8" w:tplc="AF583DAC">
      <w:numFmt w:val="bullet"/>
      <w:lvlText w:val="•"/>
      <w:lvlJc w:val="left"/>
      <w:pPr>
        <w:ind w:left="7846" w:hanging="214"/>
      </w:pPr>
      <w:rPr>
        <w:rFonts w:hint="default"/>
        <w:lang w:val="en-US" w:eastAsia="en-US" w:bidi="ar-SA"/>
      </w:rPr>
    </w:lvl>
  </w:abstractNum>
  <w:abstractNum w:abstractNumId="1">
    <w:nsid w:val="3B417DBF"/>
    <w:multiLevelType w:val="hybridMultilevel"/>
    <w:tmpl w:val="81ECCC04"/>
    <w:lvl w:ilvl="0" w:tplc="3C9EF836">
      <w:start w:val="1"/>
      <w:numFmt w:val="decimal"/>
      <w:lvlText w:val="[%1]"/>
      <w:lvlJc w:val="left"/>
      <w:pPr>
        <w:ind w:left="448" w:hanging="308"/>
      </w:pPr>
      <w:rPr>
        <w:rFonts w:hint="default"/>
        <w:spacing w:val="0"/>
        <w:w w:val="100"/>
        <w:lang w:val="en-US" w:eastAsia="en-US" w:bidi="ar-SA"/>
      </w:rPr>
    </w:lvl>
    <w:lvl w:ilvl="1" w:tplc="F95E30B6">
      <w:numFmt w:val="bullet"/>
      <w:lvlText w:val="•"/>
      <w:lvlJc w:val="left"/>
      <w:pPr>
        <w:ind w:left="1360" w:hanging="308"/>
      </w:pPr>
      <w:rPr>
        <w:rFonts w:hint="default"/>
        <w:lang w:val="en-US" w:eastAsia="en-US" w:bidi="ar-SA"/>
      </w:rPr>
    </w:lvl>
    <w:lvl w:ilvl="2" w:tplc="441AEB3C">
      <w:numFmt w:val="bullet"/>
      <w:lvlText w:val="•"/>
      <w:lvlJc w:val="left"/>
      <w:pPr>
        <w:ind w:left="2280" w:hanging="308"/>
      </w:pPr>
      <w:rPr>
        <w:rFonts w:hint="default"/>
        <w:lang w:val="en-US" w:eastAsia="en-US" w:bidi="ar-SA"/>
      </w:rPr>
    </w:lvl>
    <w:lvl w:ilvl="3" w:tplc="F4389474">
      <w:numFmt w:val="bullet"/>
      <w:lvlText w:val="•"/>
      <w:lvlJc w:val="left"/>
      <w:pPr>
        <w:ind w:left="3200" w:hanging="308"/>
      </w:pPr>
      <w:rPr>
        <w:rFonts w:hint="default"/>
        <w:lang w:val="en-US" w:eastAsia="en-US" w:bidi="ar-SA"/>
      </w:rPr>
    </w:lvl>
    <w:lvl w:ilvl="4" w:tplc="924CFD0E">
      <w:numFmt w:val="bullet"/>
      <w:lvlText w:val="•"/>
      <w:lvlJc w:val="left"/>
      <w:pPr>
        <w:ind w:left="4121" w:hanging="308"/>
      </w:pPr>
      <w:rPr>
        <w:rFonts w:hint="default"/>
        <w:lang w:val="en-US" w:eastAsia="en-US" w:bidi="ar-SA"/>
      </w:rPr>
    </w:lvl>
    <w:lvl w:ilvl="5" w:tplc="93943A10">
      <w:numFmt w:val="bullet"/>
      <w:lvlText w:val="•"/>
      <w:lvlJc w:val="left"/>
      <w:pPr>
        <w:ind w:left="5041" w:hanging="308"/>
      </w:pPr>
      <w:rPr>
        <w:rFonts w:hint="default"/>
        <w:lang w:val="en-US" w:eastAsia="en-US" w:bidi="ar-SA"/>
      </w:rPr>
    </w:lvl>
    <w:lvl w:ilvl="6" w:tplc="F45E84D0">
      <w:numFmt w:val="bullet"/>
      <w:lvlText w:val="•"/>
      <w:lvlJc w:val="left"/>
      <w:pPr>
        <w:ind w:left="5961" w:hanging="308"/>
      </w:pPr>
      <w:rPr>
        <w:rFonts w:hint="default"/>
        <w:lang w:val="en-US" w:eastAsia="en-US" w:bidi="ar-SA"/>
      </w:rPr>
    </w:lvl>
    <w:lvl w:ilvl="7" w:tplc="98686A46">
      <w:numFmt w:val="bullet"/>
      <w:lvlText w:val="•"/>
      <w:lvlJc w:val="left"/>
      <w:pPr>
        <w:ind w:left="6882" w:hanging="308"/>
      </w:pPr>
      <w:rPr>
        <w:rFonts w:hint="default"/>
        <w:lang w:val="en-US" w:eastAsia="en-US" w:bidi="ar-SA"/>
      </w:rPr>
    </w:lvl>
    <w:lvl w:ilvl="8" w:tplc="9F82D116">
      <w:numFmt w:val="bullet"/>
      <w:lvlText w:val="•"/>
      <w:lvlJc w:val="left"/>
      <w:pPr>
        <w:ind w:left="7802" w:hanging="308"/>
      </w:pPr>
      <w:rPr>
        <w:rFonts w:hint="default"/>
        <w:lang w:val="en-US" w:eastAsia="en-US" w:bidi="ar-SA"/>
      </w:rPr>
    </w:lvl>
  </w:abstractNum>
  <w:abstractNum w:abstractNumId="2">
    <w:nsid w:val="4EA847D2"/>
    <w:multiLevelType w:val="hybridMultilevel"/>
    <w:tmpl w:val="C60AF100"/>
    <w:lvl w:ilvl="0" w:tplc="565A2702">
      <w:start w:val="1"/>
      <w:numFmt w:val="decimal"/>
      <w:lvlText w:val="%1."/>
      <w:lvlJc w:val="left"/>
      <w:pPr>
        <w:ind w:left="448" w:hanging="308"/>
      </w:pPr>
      <w:rPr>
        <w:rFonts w:hint="default"/>
        <w:b w:val="0"/>
        <w:bCs/>
        <w:spacing w:val="0"/>
        <w:w w:val="100"/>
        <w:lang w:val="en-US" w:eastAsia="en-US" w:bidi="ar-SA"/>
      </w:rPr>
    </w:lvl>
    <w:lvl w:ilvl="1" w:tplc="FFFFFFFF">
      <w:numFmt w:val="bullet"/>
      <w:lvlText w:val="•"/>
      <w:lvlJc w:val="left"/>
      <w:pPr>
        <w:ind w:left="1360" w:hanging="308"/>
      </w:pPr>
      <w:rPr>
        <w:rFonts w:hint="default"/>
        <w:lang w:val="en-US" w:eastAsia="en-US" w:bidi="ar-SA"/>
      </w:rPr>
    </w:lvl>
    <w:lvl w:ilvl="2" w:tplc="FFFFFFFF">
      <w:numFmt w:val="bullet"/>
      <w:lvlText w:val="•"/>
      <w:lvlJc w:val="left"/>
      <w:pPr>
        <w:ind w:left="2280" w:hanging="308"/>
      </w:pPr>
      <w:rPr>
        <w:rFonts w:hint="default"/>
        <w:lang w:val="en-US" w:eastAsia="en-US" w:bidi="ar-SA"/>
      </w:rPr>
    </w:lvl>
    <w:lvl w:ilvl="3" w:tplc="FFFFFFFF">
      <w:numFmt w:val="bullet"/>
      <w:lvlText w:val="•"/>
      <w:lvlJc w:val="left"/>
      <w:pPr>
        <w:ind w:left="3200" w:hanging="308"/>
      </w:pPr>
      <w:rPr>
        <w:rFonts w:hint="default"/>
        <w:lang w:val="en-US" w:eastAsia="en-US" w:bidi="ar-SA"/>
      </w:rPr>
    </w:lvl>
    <w:lvl w:ilvl="4" w:tplc="FFFFFFFF">
      <w:numFmt w:val="bullet"/>
      <w:lvlText w:val="•"/>
      <w:lvlJc w:val="left"/>
      <w:pPr>
        <w:ind w:left="4121" w:hanging="308"/>
      </w:pPr>
      <w:rPr>
        <w:rFonts w:hint="default"/>
        <w:lang w:val="en-US" w:eastAsia="en-US" w:bidi="ar-SA"/>
      </w:rPr>
    </w:lvl>
    <w:lvl w:ilvl="5" w:tplc="FFFFFFFF">
      <w:numFmt w:val="bullet"/>
      <w:lvlText w:val="•"/>
      <w:lvlJc w:val="left"/>
      <w:pPr>
        <w:ind w:left="5041" w:hanging="308"/>
      </w:pPr>
      <w:rPr>
        <w:rFonts w:hint="default"/>
        <w:lang w:val="en-US" w:eastAsia="en-US" w:bidi="ar-SA"/>
      </w:rPr>
    </w:lvl>
    <w:lvl w:ilvl="6" w:tplc="FFFFFFFF">
      <w:numFmt w:val="bullet"/>
      <w:lvlText w:val="•"/>
      <w:lvlJc w:val="left"/>
      <w:pPr>
        <w:ind w:left="5961" w:hanging="308"/>
      </w:pPr>
      <w:rPr>
        <w:rFonts w:hint="default"/>
        <w:lang w:val="en-US" w:eastAsia="en-US" w:bidi="ar-SA"/>
      </w:rPr>
    </w:lvl>
    <w:lvl w:ilvl="7" w:tplc="FFFFFFFF">
      <w:numFmt w:val="bullet"/>
      <w:lvlText w:val="•"/>
      <w:lvlJc w:val="left"/>
      <w:pPr>
        <w:ind w:left="6882" w:hanging="308"/>
      </w:pPr>
      <w:rPr>
        <w:rFonts w:hint="default"/>
        <w:lang w:val="en-US" w:eastAsia="en-US" w:bidi="ar-SA"/>
      </w:rPr>
    </w:lvl>
    <w:lvl w:ilvl="8" w:tplc="FFFFFFFF">
      <w:numFmt w:val="bullet"/>
      <w:lvlText w:val="•"/>
      <w:lvlJc w:val="left"/>
      <w:pPr>
        <w:ind w:left="7802" w:hanging="308"/>
      </w:pPr>
      <w:rPr>
        <w:rFonts w:hint="default"/>
        <w:lang w:val="en-US" w:eastAsia="en-US" w:bidi="ar-SA"/>
      </w:rPr>
    </w:lvl>
  </w:abstractNum>
  <w:num w:numId="1">
    <w:abstractNumId w:val="1"/>
  </w:num>
  <w:num w:numId="2">
    <w:abstractNumId w:val="0"/>
  </w:num>
  <w:num w:numId="3">
    <w:abstractNumId w:val="2"/>
  </w:num>
  <w:num w:numId="4">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6C35B7"/>
    <w:rsid w:val="00097689"/>
    <w:rsid w:val="00157F3B"/>
    <w:rsid w:val="001A397F"/>
    <w:rsid w:val="001E2B7A"/>
    <w:rsid w:val="00205E79"/>
    <w:rsid w:val="002100B3"/>
    <w:rsid w:val="0024132C"/>
    <w:rsid w:val="002914A8"/>
    <w:rsid w:val="002C3286"/>
    <w:rsid w:val="003C1A56"/>
    <w:rsid w:val="0049250D"/>
    <w:rsid w:val="004B1C0A"/>
    <w:rsid w:val="004F51C0"/>
    <w:rsid w:val="00574E03"/>
    <w:rsid w:val="006C35B7"/>
    <w:rsid w:val="00870F08"/>
    <w:rsid w:val="00992C57"/>
    <w:rsid w:val="00AF799C"/>
    <w:rsid w:val="00B66A23"/>
    <w:rsid w:val="00D970DD"/>
    <w:rsid w:val="00E60E3C"/>
    <w:rsid w:val="00E65881"/>
    <w:rsid w:val="00EF14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286"/>
    <w:rPr>
      <w:rFonts w:ascii="Times New Roman" w:eastAsia="Times New Roman" w:hAnsi="Times New Roman" w:cs="Times New Roman"/>
    </w:rPr>
  </w:style>
  <w:style w:type="paragraph" w:styleId="Heading1">
    <w:name w:val="heading 1"/>
    <w:basedOn w:val="Normal"/>
    <w:link w:val="Heading1Char"/>
    <w:uiPriority w:val="9"/>
    <w:qFormat/>
    <w:rsid w:val="002C3286"/>
    <w:pPr>
      <w:ind w:left="812" w:hanging="386"/>
      <w:outlineLvl w:val="0"/>
    </w:pPr>
    <w:rPr>
      <w:b/>
      <w:bCs/>
      <w:sz w:val="24"/>
      <w:szCs w:val="24"/>
    </w:rPr>
  </w:style>
  <w:style w:type="paragraph" w:styleId="Heading2">
    <w:name w:val="heading 2"/>
    <w:basedOn w:val="Normal"/>
    <w:uiPriority w:val="9"/>
    <w:unhideWhenUsed/>
    <w:qFormat/>
    <w:rsid w:val="002C3286"/>
    <w:pPr>
      <w:ind w:left="426"/>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C3286"/>
    <w:rPr>
      <w:sz w:val="20"/>
      <w:szCs w:val="20"/>
    </w:rPr>
  </w:style>
  <w:style w:type="paragraph" w:styleId="Title">
    <w:name w:val="Title"/>
    <w:basedOn w:val="Normal"/>
    <w:uiPriority w:val="10"/>
    <w:qFormat/>
    <w:rsid w:val="002C3286"/>
    <w:pPr>
      <w:ind w:left="296"/>
      <w:jc w:val="center"/>
    </w:pPr>
    <w:rPr>
      <w:b/>
      <w:bCs/>
      <w:sz w:val="36"/>
      <w:szCs w:val="36"/>
    </w:rPr>
  </w:style>
  <w:style w:type="paragraph" w:styleId="ListParagraph">
    <w:name w:val="List Paragraph"/>
    <w:basedOn w:val="Normal"/>
    <w:uiPriority w:val="1"/>
    <w:qFormat/>
    <w:rsid w:val="002C3286"/>
    <w:pPr>
      <w:ind w:left="448" w:hanging="386"/>
    </w:pPr>
  </w:style>
  <w:style w:type="paragraph" w:customStyle="1" w:styleId="TableParagraph">
    <w:name w:val="Table Paragraph"/>
    <w:basedOn w:val="Normal"/>
    <w:uiPriority w:val="1"/>
    <w:qFormat/>
    <w:rsid w:val="002C3286"/>
    <w:pPr>
      <w:spacing w:before="1"/>
      <w:jc w:val="center"/>
    </w:pPr>
  </w:style>
  <w:style w:type="character" w:customStyle="1" w:styleId="Heading1Char">
    <w:name w:val="Heading 1 Char"/>
    <w:basedOn w:val="DefaultParagraphFont"/>
    <w:link w:val="Heading1"/>
    <w:uiPriority w:val="9"/>
    <w:rsid w:val="00205E79"/>
    <w:rPr>
      <w:rFonts w:ascii="Times New Roman" w:eastAsia="Times New Roman" w:hAnsi="Times New Roman" w:cs="Times New Roman"/>
      <w:b/>
      <w:bCs/>
      <w:sz w:val="24"/>
      <w:szCs w:val="24"/>
    </w:rPr>
  </w:style>
  <w:style w:type="paragraph" w:customStyle="1" w:styleId="AuthorName">
    <w:name w:val="Author Name"/>
    <w:basedOn w:val="Normal"/>
    <w:next w:val="Normal"/>
    <w:rsid w:val="00205E79"/>
    <w:pPr>
      <w:widowControl/>
      <w:autoSpaceDE/>
      <w:autoSpaceDN/>
      <w:spacing w:before="360" w:after="360"/>
      <w:jc w:val="center"/>
    </w:pPr>
    <w:rPr>
      <w:sz w:val="28"/>
      <w:szCs w:val="20"/>
    </w:rPr>
  </w:style>
  <w:style w:type="character" w:styleId="Hyperlink">
    <w:name w:val="Hyperlink"/>
    <w:rsid w:val="00205E79"/>
    <w:rPr>
      <w:color w:val="0000FF"/>
      <w:u w:val="single"/>
    </w:rPr>
  </w:style>
  <w:style w:type="character" w:customStyle="1" w:styleId="UnresolvedMention">
    <w:name w:val="Unresolved Mention"/>
    <w:basedOn w:val="DefaultParagraphFont"/>
    <w:uiPriority w:val="99"/>
    <w:semiHidden/>
    <w:unhideWhenUsed/>
    <w:rsid w:val="00157F3B"/>
    <w:rPr>
      <w:color w:val="605E5C"/>
      <w:shd w:val="clear" w:color="auto" w:fill="E1DFDD"/>
    </w:rPr>
  </w:style>
  <w:style w:type="table" w:customStyle="1" w:styleId="GridTableLight">
    <w:name w:val="Grid Table Light"/>
    <w:basedOn w:val="TableNormal"/>
    <w:uiPriority w:val="40"/>
    <w:rsid w:val="002100B3"/>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B1C0A"/>
    <w:rPr>
      <w:rFonts w:ascii="Tahoma" w:hAnsi="Tahoma" w:cs="Tahoma"/>
      <w:sz w:val="16"/>
      <w:szCs w:val="16"/>
    </w:rPr>
  </w:style>
  <w:style w:type="character" w:customStyle="1" w:styleId="BalloonTextChar">
    <w:name w:val="Balloon Text Char"/>
    <w:basedOn w:val="DefaultParagraphFont"/>
    <w:link w:val="BalloonText"/>
    <w:uiPriority w:val="99"/>
    <w:semiHidden/>
    <w:rsid w:val="004B1C0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eja.sr@vitap.ac.in" TargetMode="External"/><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 Id="rId15" Type="http://schemas.openxmlformats.org/officeDocument/2006/relationships/comments" Target="comments.xml"/><Relationship Id="rId16" Type="http://schemas.microsoft.com/office/2011/relationships/commentsExtended" Target="commentsExtended.xml"/><Relationship Id="rId17" Type="http://schemas.microsoft.com/office/2016/09/relationships/commentsIds" Target="commentsIds.xml"/><Relationship Id="rId18" Type="http://schemas.microsoft.com/office/2018/08/relationships/commentsExtensible" Target="commentsExtensible.xml"/><Relationship Id="rId900" Type="http://schemas.openxmlformats.org/officeDocument/2006/relationships/image" Target="media/image7.png"/><Relationship Id="rId901" Type="http://schemas.openxmlformats.org/officeDocument/2006/relationships/image" Target="media/image8.png"/><Relationship Id="rId902" Type="http://schemas.openxmlformats.org/officeDocument/2006/relationships/image" Target="media/figure5_risk_trajectory.png"/><Relationship Id="rId903" Type="http://schemas.openxmlformats.org/officeDocument/2006/relationships/image" Target="media/figure6_shap_xgboos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DD9CC-BFB4-4F3D-8E05-356BB8935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4875</Words>
  <Characters>27788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Chandramouli Ragi</dc:creator>
  <cp:lastModifiedBy>DR.Reeja</cp:lastModifiedBy>
  <cp:revision>2</cp:revision>
  <dcterms:created xsi:type="dcterms:W3CDTF">2025-12-19T09:44:00Z</dcterms:created>
  <dcterms:modified xsi:type="dcterms:W3CDTF">2025-12-19T09:44:00Z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2021</vt:lpwstr>
  </property>
  <property fmtid="{D5CDD505-2E9C-101B-9397-08002B2CF9AE}" pid="4" name="LastSaved">
    <vt:filetime>2025-12-17T00:00:00Z</vt:filetime>
  </property>
  <property fmtid="{D5CDD505-2E9C-101B-9397-08002B2CF9AE}" pid="5" name="Producer">
    <vt:lpwstr>Microsoft® Word 2021</vt:lpwstr>
  </property>
</Properties>
</file>